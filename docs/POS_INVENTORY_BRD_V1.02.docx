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057A6" w14:textId="77777777" w:rsidR="002D1DC7" w:rsidRPr="00B60CDB" w:rsidRDefault="00000000">
      <w:pPr>
        <w:jc w:val="center"/>
        <w:rPr>
          <w:sz w:val="20"/>
          <w:szCs w:val="20"/>
        </w:rPr>
      </w:pPr>
      <w:r w:rsidRPr="00B60CDB">
        <w:rPr>
          <w:b/>
          <w:sz w:val="20"/>
          <w:szCs w:val="20"/>
        </w:rPr>
        <w:t>BUSINESS REQUIREMENTS DOCUMENT</w:t>
      </w:r>
    </w:p>
    <w:p w14:paraId="6A8F7536" w14:textId="77777777" w:rsidR="002D1DC7" w:rsidRPr="00B60CDB" w:rsidRDefault="00000000">
      <w:pPr>
        <w:jc w:val="center"/>
        <w:rPr>
          <w:sz w:val="20"/>
          <w:szCs w:val="20"/>
        </w:rPr>
      </w:pPr>
      <w:r w:rsidRPr="00B60CDB">
        <w:rPr>
          <w:b/>
          <w:sz w:val="20"/>
          <w:szCs w:val="20"/>
        </w:rPr>
        <w:t>Inventory Management System</w:t>
      </w:r>
    </w:p>
    <w:p w14:paraId="1C9086C4" w14:textId="77777777" w:rsidR="002D1DC7" w:rsidRPr="00B60CDB" w:rsidRDefault="00000000">
      <w:pPr>
        <w:jc w:val="center"/>
        <w:rPr>
          <w:iCs/>
          <w:sz w:val="20"/>
          <w:szCs w:val="20"/>
        </w:rPr>
      </w:pPr>
      <w:r w:rsidRPr="00B60CDB">
        <w:rPr>
          <w:iCs/>
          <w:sz w:val="20"/>
          <w:szCs w:val="20"/>
        </w:rPr>
        <w:t>Version 1.0</w:t>
      </w:r>
    </w:p>
    <w:p w14:paraId="6F8EC120" w14:textId="77777777" w:rsidR="002D1DC7" w:rsidRPr="00B60CDB" w:rsidRDefault="002D1DC7">
      <w:pPr>
        <w:rPr>
          <w:sz w:val="20"/>
          <w:szCs w:val="20"/>
        </w:rPr>
      </w:pPr>
    </w:p>
    <w:p w14:paraId="5293E41B" w14:textId="77777777" w:rsidR="002D1DC7" w:rsidRPr="00B60CDB" w:rsidRDefault="00000000">
      <w:pPr>
        <w:pStyle w:val="Heading1"/>
        <w:rPr>
          <w:rFonts w:ascii="Aptos" w:hAnsi="Aptos"/>
          <w:sz w:val="20"/>
          <w:szCs w:val="20"/>
        </w:rPr>
      </w:pPr>
      <w:r w:rsidRPr="00B60CDB">
        <w:rPr>
          <w:rFonts w:ascii="Aptos" w:hAnsi="Aptos"/>
          <w:sz w:val="20"/>
          <w:szCs w:val="20"/>
        </w:rPr>
        <w:t>1. Executive Summary</w:t>
      </w:r>
    </w:p>
    <w:p w14:paraId="0EA2C6D7" w14:textId="77777777" w:rsidR="002D1DC7" w:rsidRPr="00B60CDB" w:rsidRDefault="00000000">
      <w:pPr>
        <w:rPr>
          <w:sz w:val="20"/>
          <w:szCs w:val="20"/>
        </w:rPr>
      </w:pPr>
      <w:r w:rsidRPr="00B60CDB">
        <w:rPr>
          <w:sz w:val="20"/>
          <w:szCs w:val="20"/>
        </w:rPr>
        <w:t>The proposed solution is a web-based SaaS stock and inventory management application designed specifically for spaza shops, small village shops and community retailers. The system will provide a simple, fast and user-friendly way to manage stock received, stock sold, stock adjustments, product prices, suppliers, reports and customer credit.</w:t>
      </w:r>
    </w:p>
    <w:p w14:paraId="15B2D038" w14:textId="77777777" w:rsidR="002D1DC7" w:rsidRPr="00B60CDB" w:rsidRDefault="00000000">
      <w:pPr>
        <w:rPr>
          <w:sz w:val="20"/>
          <w:szCs w:val="20"/>
        </w:rPr>
      </w:pPr>
      <w:r w:rsidRPr="00B60CDB">
        <w:rPr>
          <w:sz w:val="20"/>
          <w:szCs w:val="20"/>
        </w:rPr>
        <w:t xml:space="preserve">The application will </w:t>
      </w:r>
      <w:r w:rsidRPr="00B60CDB">
        <w:rPr>
          <w:b/>
          <w:bCs/>
          <w:sz w:val="20"/>
          <w:szCs w:val="20"/>
        </w:rPr>
        <w:t>not</w:t>
      </w:r>
      <w:r w:rsidRPr="00B60CDB">
        <w:rPr>
          <w:sz w:val="20"/>
          <w:szCs w:val="20"/>
        </w:rPr>
        <w:t xml:space="preserve"> act as a full Point-of-Sale payment processor. Its primary purpose is inventory control. When a product is sold, the system records </w:t>
      </w:r>
      <w:r w:rsidR="00BC4145" w:rsidRPr="00B60CDB">
        <w:rPr>
          <w:sz w:val="20"/>
          <w:szCs w:val="20"/>
        </w:rPr>
        <w:t xml:space="preserve">stock </w:t>
      </w:r>
      <w:r w:rsidRPr="00B60CDB">
        <w:rPr>
          <w:sz w:val="20"/>
          <w:szCs w:val="20"/>
        </w:rPr>
        <w:t>out transaction. The transaction may be recorded as a cash sale or as a credit sale. For credit sales, the system will additionally maintain the customer's outstanding balance and payment history.</w:t>
      </w:r>
    </w:p>
    <w:p w14:paraId="07EAAAF8" w14:textId="77777777" w:rsidR="002D1DC7" w:rsidRPr="00B60CDB" w:rsidRDefault="00000000">
      <w:pPr>
        <w:pStyle w:val="Heading1"/>
        <w:rPr>
          <w:rFonts w:ascii="Aptos" w:hAnsi="Aptos"/>
          <w:sz w:val="20"/>
          <w:szCs w:val="20"/>
        </w:rPr>
      </w:pPr>
      <w:r w:rsidRPr="00B60CDB">
        <w:rPr>
          <w:rFonts w:ascii="Aptos" w:hAnsi="Aptos"/>
          <w:sz w:val="20"/>
          <w:szCs w:val="20"/>
        </w:rPr>
        <w:t>2. Business Problem</w:t>
      </w:r>
    </w:p>
    <w:p w14:paraId="50ADAF87" w14:textId="77777777" w:rsidR="002D1DC7" w:rsidRPr="00B60CDB" w:rsidRDefault="00000000">
      <w:pPr>
        <w:rPr>
          <w:sz w:val="20"/>
          <w:szCs w:val="20"/>
        </w:rPr>
      </w:pPr>
      <w:r w:rsidRPr="00B60CDB">
        <w:rPr>
          <w:sz w:val="20"/>
          <w:szCs w:val="20"/>
        </w:rPr>
        <w:t>Many small retailers manage inventory manually using notebooks, memory or spreadsheets. This can result in:</w:t>
      </w:r>
    </w:p>
    <w:p w14:paraId="3233BA2A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Incorrect stock quantities and difficulty knowing what is currently available.</w:t>
      </w:r>
    </w:p>
    <w:p w14:paraId="0579BB39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Stock losses caused by damaged, expired or missing products.</w:t>
      </w:r>
    </w:p>
    <w:p w14:paraId="2A1024A5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Difficulty identifying fast-moving and slow-moving products.</w:t>
      </w:r>
    </w:p>
    <w:p w14:paraId="485A847D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 xml:space="preserve">Products </w:t>
      </w:r>
      <w:r w:rsidR="002E7E95" w:rsidRPr="00B60CDB">
        <w:rPr>
          <w:sz w:val="20"/>
          <w:szCs w:val="20"/>
        </w:rPr>
        <w:t>are running</w:t>
      </w:r>
      <w:r w:rsidRPr="00B60CDB">
        <w:rPr>
          <w:sz w:val="20"/>
          <w:szCs w:val="20"/>
        </w:rPr>
        <w:t xml:space="preserve"> out without the owner knowing in advance.</w:t>
      </w:r>
    </w:p>
    <w:p w14:paraId="5399923D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Difficulty tracking stock received from suppliers.</w:t>
      </w:r>
    </w:p>
    <w:p w14:paraId="458C1E67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Unclear selling and cost prices.</w:t>
      </w:r>
    </w:p>
    <w:p w14:paraId="2B773301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Poor visibility of the total value of stock held by the business.</w:t>
      </w:r>
    </w:p>
    <w:p w14:paraId="16EC822F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Difficulty tracking customers who purchase goods on credit.</w:t>
      </w:r>
    </w:p>
    <w:p w14:paraId="0A4B103B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Disputes about credit balances because there is no reliable transaction history.</w:t>
      </w:r>
    </w:p>
    <w:p w14:paraId="7CBA6206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Limited reporting for business decisions.</w:t>
      </w:r>
    </w:p>
    <w:p w14:paraId="154F8209" w14:textId="77777777" w:rsidR="002D1DC7" w:rsidRPr="00B60CDB" w:rsidRDefault="00000000">
      <w:pPr>
        <w:pStyle w:val="Heading1"/>
        <w:rPr>
          <w:rFonts w:ascii="Aptos" w:hAnsi="Aptos"/>
          <w:sz w:val="20"/>
          <w:szCs w:val="20"/>
        </w:rPr>
      </w:pPr>
      <w:r w:rsidRPr="00B60CDB">
        <w:rPr>
          <w:rFonts w:ascii="Aptos" w:hAnsi="Aptos"/>
          <w:sz w:val="20"/>
          <w:szCs w:val="20"/>
        </w:rPr>
        <w:t>3. Business Objectives</w:t>
      </w:r>
    </w:p>
    <w:p w14:paraId="263C3E81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Provide a simple and affordable inventory management solution for small retailers.</w:t>
      </w:r>
    </w:p>
    <w:p w14:paraId="7036AD48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Reduce manual stock-counting and record-keeping.</w:t>
      </w:r>
    </w:p>
    <w:p w14:paraId="7CA29BDD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 xml:space="preserve">Allow products to be scanned using barcode scanners or supported </w:t>
      </w:r>
      <w:r w:rsidRPr="00211944">
        <w:rPr>
          <w:color w:val="000000" w:themeColor="text1"/>
          <w:sz w:val="20"/>
          <w:szCs w:val="20"/>
        </w:rPr>
        <w:t>mobile devices</w:t>
      </w:r>
    </w:p>
    <w:p w14:paraId="05425F1B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 xml:space="preserve">Automatically </w:t>
      </w:r>
      <w:r w:rsidR="002E7E95" w:rsidRPr="00B60CDB">
        <w:rPr>
          <w:sz w:val="20"/>
          <w:szCs w:val="20"/>
        </w:rPr>
        <w:t>increases</w:t>
      </w:r>
      <w:r w:rsidRPr="00B60CDB">
        <w:rPr>
          <w:sz w:val="20"/>
          <w:szCs w:val="20"/>
        </w:rPr>
        <w:t xml:space="preserve"> stock when goods are received.</w:t>
      </w:r>
    </w:p>
    <w:p w14:paraId="5E473EFC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Automatically decrease stock when goods are sold.</w:t>
      </w:r>
    </w:p>
    <w:p w14:paraId="6E4841E1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Track stock adjustments and maintain a complete audit trail.</w:t>
      </w:r>
    </w:p>
    <w:p w14:paraId="65144A00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 xml:space="preserve">Provide </w:t>
      </w:r>
      <w:r w:rsidR="002E7E95" w:rsidRPr="00B60CDB">
        <w:rPr>
          <w:sz w:val="20"/>
          <w:szCs w:val="20"/>
        </w:rPr>
        <w:t>customer credit</w:t>
      </w:r>
      <w:r w:rsidRPr="00B60CDB">
        <w:rPr>
          <w:sz w:val="20"/>
          <w:szCs w:val="20"/>
        </w:rPr>
        <w:t xml:space="preserve"> management suitable for village and community retail environments.</w:t>
      </w:r>
    </w:p>
    <w:p w14:paraId="5667C62E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 xml:space="preserve">Provide </w:t>
      </w:r>
      <w:r w:rsidR="002E7E95" w:rsidRPr="00B60CDB">
        <w:rPr>
          <w:sz w:val="20"/>
          <w:szCs w:val="20"/>
        </w:rPr>
        <w:t>low stock</w:t>
      </w:r>
      <w:r w:rsidRPr="00B60CDB">
        <w:rPr>
          <w:sz w:val="20"/>
          <w:szCs w:val="20"/>
        </w:rPr>
        <w:t>, expiry and restocking visibility.</w:t>
      </w:r>
    </w:p>
    <w:p w14:paraId="662AA6EE" w14:textId="77777777" w:rsidR="002D1DC7" w:rsidRPr="00275EAA" w:rsidRDefault="00000000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Provide useful reports and business insights without requiring accounting expertise.</w:t>
      </w:r>
    </w:p>
    <w:p w14:paraId="003583E2" w14:textId="2152493C" w:rsidR="00AB5665" w:rsidRPr="00275EAA" w:rsidRDefault="00AB5665" w:rsidP="00AB5665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lastRenderedPageBreak/>
        <w:t>Support warehouse stock and controlled stock movement between the warehouse and the business's stores.</w:t>
      </w:r>
    </w:p>
    <w:p w14:paraId="584276A6" w14:textId="5951CAA8" w:rsidR="00AB5665" w:rsidRPr="00275EAA" w:rsidRDefault="00AB5665" w:rsidP="00AB5665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Allow owners to move stock between all stores, while restricting Standard Users to their assigned stores.</w:t>
      </w:r>
    </w:p>
    <w:p w14:paraId="08AC4326" w14:textId="75AC4771" w:rsidR="002D1DC7" w:rsidRPr="00275EAA" w:rsidRDefault="00000000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 xml:space="preserve">Support multiple users </w:t>
      </w:r>
      <w:r w:rsidR="00AB5665" w:rsidRPr="00275EAA">
        <w:rPr>
          <w:color w:val="000000" w:themeColor="text1"/>
          <w:sz w:val="20"/>
          <w:szCs w:val="20"/>
        </w:rPr>
        <w:t>and</w:t>
      </w:r>
      <w:r w:rsidRPr="00275EAA">
        <w:rPr>
          <w:color w:val="000000" w:themeColor="text1"/>
          <w:sz w:val="20"/>
          <w:szCs w:val="20"/>
        </w:rPr>
        <w:t xml:space="preserve"> multiple stores under one business account.</w:t>
      </w:r>
    </w:p>
    <w:p w14:paraId="5398D023" w14:textId="77777777" w:rsidR="002D1DC7" w:rsidRPr="00B60CDB" w:rsidRDefault="00000000">
      <w:pPr>
        <w:pStyle w:val="Heading1"/>
        <w:rPr>
          <w:rFonts w:ascii="Aptos" w:hAnsi="Aptos"/>
          <w:sz w:val="20"/>
          <w:szCs w:val="20"/>
        </w:rPr>
      </w:pPr>
      <w:r w:rsidRPr="00B60CDB">
        <w:rPr>
          <w:rFonts w:ascii="Aptos" w:hAnsi="Aptos"/>
          <w:sz w:val="20"/>
          <w:szCs w:val="20"/>
        </w:rPr>
        <w:t>4. Scope</w:t>
      </w:r>
    </w:p>
    <w:p w14:paraId="2875A58F" w14:textId="77777777" w:rsidR="002D1DC7" w:rsidRPr="00B60CDB" w:rsidRDefault="00000000">
      <w:pPr>
        <w:pStyle w:val="Heading2"/>
        <w:rPr>
          <w:rFonts w:ascii="Aptos" w:hAnsi="Aptos"/>
          <w:sz w:val="20"/>
          <w:szCs w:val="20"/>
        </w:rPr>
      </w:pPr>
      <w:r w:rsidRPr="00B60CDB">
        <w:rPr>
          <w:rFonts w:ascii="Aptos" w:hAnsi="Aptos"/>
          <w:sz w:val="20"/>
          <w:szCs w:val="20"/>
        </w:rPr>
        <w:t>4.1 In Scope</w:t>
      </w:r>
    </w:p>
    <w:p w14:paraId="445D266E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User authentication and role-based access.</w:t>
      </w:r>
    </w:p>
    <w:p w14:paraId="44982EBD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Business and store setup.</w:t>
      </w:r>
    </w:p>
    <w:p w14:paraId="1D45EE44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Product and barcode management.</w:t>
      </w:r>
    </w:p>
    <w:p w14:paraId="1ED265DF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Goods In / stock receiving.</w:t>
      </w:r>
    </w:p>
    <w:p w14:paraId="089AD436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Goods Out / stock selling.</w:t>
      </w:r>
    </w:p>
    <w:p w14:paraId="36CBD7EF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Cash and credit sale recording.</w:t>
      </w:r>
    </w:p>
    <w:p w14:paraId="4527CE21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Customer credit account management.</w:t>
      </w:r>
    </w:p>
    <w:p w14:paraId="231BADD1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Credit payments and outstanding balances.</w:t>
      </w:r>
    </w:p>
    <w:p w14:paraId="77E7FEFE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Stock checking and price checking.</w:t>
      </w:r>
    </w:p>
    <w:p w14:paraId="1A2E4ED6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Stock adjustments.</w:t>
      </w:r>
    </w:p>
    <w:p w14:paraId="7D932541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Stock taking / physical stock counts.</w:t>
      </w:r>
    </w:p>
    <w:p w14:paraId="110933B0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Supplier management.</w:t>
      </w:r>
    </w:p>
    <w:p w14:paraId="2910B131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Low-stock and reorder alerts.</w:t>
      </w:r>
    </w:p>
    <w:p w14:paraId="006A7EDE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Expiry-date tracking.</w:t>
      </w:r>
    </w:p>
    <w:p w14:paraId="1091CADD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Stock movement history and audit trail</w:t>
      </w:r>
      <w:r w:rsidR="0011744F" w:rsidRPr="00B60CDB">
        <w:rPr>
          <w:sz w:val="20"/>
          <w:szCs w:val="20"/>
        </w:rPr>
        <w:t xml:space="preserve"> for stock items</w:t>
      </w:r>
      <w:r w:rsidR="00592477" w:rsidRPr="00B60CDB">
        <w:rPr>
          <w:sz w:val="20"/>
          <w:szCs w:val="20"/>
        </w:rPr>
        <w:t>.</w:t>
      </w:r>
    </w:p>
    <w:p w14:paraId="44204D50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Reports and exports</w:t>
      </w:r>
      <w:r w:rsidR="004D24FE" w:rsidRPr="00B60CDB">
        <w:rPr>
          <w:sz w:val="20"/>
          <w:szCs w:val="20"/>
        </w:rPr>
        <w:t>/</w:t>
      </w:r>
      <w:r w:rsidR="004A47AE" w:rsidRPr="00B60CDB">
        <w:rPr>
          <w:sz w:val="20"/>
          <w:szCs w:val="20"/>
        </w:rPr>
        <w:t>Send</w:t>
      </w:r>
      <w:r w:rsidR="004D24FE" w:rsidRPr="00B60CDB">
        <w:rPr>
          <w:sz w:val="20"/>
          <w:szCs w:val="20"/>
        </w:rPr>
        <w:t xml:space="preserve"> via system.</w:t>
      </w:r>
    </w:p>
    <w:p w14:paraId="2642D0EA" w14:textId="77777777" w:rsidR="002D1DC7" w:rsidRPr="00B60CDB" w:rsidRDefault="00000000" w:rsidP="00F059C0">
      <w:pPr>
        <w:pStyle w:val="ListBullet"/>
      </w:pPr>
      <w:r w:rsidRPr="00B60CDB">
        <w:t>Dashboard and basic analytics.</w:t>
      </w:r>
    </w:p>
    <w:p w14:paraId="6C5570E1" w14:textId="77777777" w:rsidR="002D1DC7" w:rsidRPr="00275EAA" w:rsidRDefault="00000000" w:rsidP="00F059C0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Barcode scanner support</w:t>
      </w:r>
      <w:r w:rsidR="003D58A7" w:rsidRPr="00275EAA">
        <w:rPr>
          <w:color w:val="000000" w:themeColor="text1"/>
        </w:rPr>
        <w:t xml:space="preserve"> or Mobile App scanner.</w:t>
      </w:r>
    </w:p>
    <w:p w14:paraId="24D859B5" w14:textId="164922CD" w:rsidR="007128AA" w:rsidRPr="00275EAA" w:rsidRDefault="00000000" w:rsidP="00F059C0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Warehouse stock receiving and stock storage.</w:t>
      </w:r>
    </w:p>
    <w:p w14:paraId="1AF632DF" w14:textId="0E3C36F0" w:rsidR="007128AA" w:rsidRPr="00275EAA" w:rsidRDefault="00000000" w:rsidP="00F059C0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Goods In destination selection: Main Shop or Warehouse.</w:t>
      </w:r>
    </w:p>
    <w:p w14:paraId="720A5EBD" w14:textId="77777777" w:rsidR="007128AA" w:rsidRPr="00275EAA" w:rsidRDefault="00000000" w:rsidP="00F059C0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Warehouse-to-store and store-to-store stock transfers with role-based store access.</w:t>
      </w:r>
    </w:p>
    <w:p w14:paraId="12E16EAD" w14:textId="77777777" w:rsidR="007128AA" w:rsidRPr="00275EAA" w:rsidRDefault="00000000" w:rsidP="00F059C0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Owner-controlled transfers across all stores under the same business.</w:t>
      </w:r>
    </w:p>
    <w:p w14:paraId="6D5F999E" w14:textId="77777777" w:rsidR="007128AA" w:rsidRPr="00275EAA" w:rsidRDefault="00000000" w:rsidP="00F059C0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Standard user transfers restricted to stores assigned to that user.</w:t>
      </w:r>
    </w:p>
    <w:p w14:paraId="07953A23" w14:textId="77777777" w:rsidR="007128AA" w:rsidRPr="00275EAA" w:rsidRDefault="00000000" w:rsidP="00F059C0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Bulk stock unpacking into individual saleable stock units using configured pack-to-unit conversions.</w:t>
      </w:r>
    </w:p>
    <w:p w14:paraId="02E40E63" w14:textId="77777777" w:rsidR="007128AA" w:rsidRPr="00275EAA" w:rsidRDefault="00000000" w:rsidP="00F059C0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Operations window for warehouse, stock transfers, transfer receiving and bulk unpacking.</w:t>
      </w:r>
    </w:p>
    <w:p w14:paraId="02088BE3" w14:textId="4BCDD3BB" w:rsidR="002D1DC7" w:rsidRPr="00B60CDB" w:rsidRDefault="00986A3A">
      <w:pPr>
        <w:pStyle w:val="ListBullet"/>
        <w:rPr>
          <w:sz w:val="20"/>
          <w:szCs w:val="20"/>
        </w:rPr>
      </w:pPr>
      <w:r>
        <w:rPr>
          <w:sz w:val="20"/>
          <w:szCs w:val="20"/>
        </w:rPr>
        <w:t>S</w:t>
      </w:r>
      <w:r w:rsidRPr="00B60CDB">
        <w:rPr>
          <w:sz w:val="20"/>
          <w:szCs w:val="20"/>
        </w:rPr>
        <w:t>upport for multiple shops and stock transfers.</w:t>
      </w:r>
    </w:p>
    <w:p w14:paraId="1CEB457B" w14:textId="77777777" w:rsidR="002D1DC7" w:rsidRPr="00B60CDB" w:rsidRDefault="00000000">
      <w:pPr>
        <w:pStyle w:val="Heading1"/>
        <w:rPr>
          <w:rFonts w:ascii="Aptos" w:hAnsi="Aptos"/>
          <w:sz w:val="20"/>
          <w:szCs w:val="20"/>
        </w:rPr>
      </w:pPr>
      <w:r w:rsidRPr="00B60CDB">
        <w:rPr>
          <w:rFonts w:ascii="Aptos" w:hAnsi="Aptos"/>
          <w:sz w:val="20"/>
          <w:szCs w:val="20"/>
        </w:rPr>
        <w:t>5. Target Users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3150"/>
        <w:gridCol w:w="4446"/>
      </w:tblGrid>
      <w:tr w:rsidR="002D1DC7" w:rsidRPr="00B60CDB" w14:paraId="4B9C8B7E" w14:textId="77777777" w:rsidTr="00FF5035">
        <w:trPr>
          <w:jc w:val="center"/>
        </w:trPr>
        <w:tc>
          <w:tcPr>
            <w:tcW w:w="2340" w:type="dxa"/>
          </w:tcPr>
          <w:p w14:paraId="08D54B23" w14:textId="77777777" w:rsidR="002D1DC7" w:rsidRPr="00B60CDB" w:rsidRDefault="00000000">
            <w:pPr>
              <w:rPr>
                <w:sz w:val="20"/>
                <w:szCs w:val="20"/>
              </w:rPr>
            </w:pPr>
            <w:r w:rsidRPr="00B60CDB">
              <w:rPr>
                <w:sz w:val="20"/>
                <w:szCs w:val="20"/>
              </w:rPr>
              <w:t>User</w:t>
            </w:r>
          </w:p>
        </w:tc>
        <w:tc>
          <w:tcPr>
            <w:tcW w:w="3150" w:type="dxa"/>
          </w:tcPr>
          <w:p w14:paraId="79B0262C" w14:textId="77777777" w:rsidR="002D1DC7" w:rsidRPr="00B60CDB" w:rsidRDefault="00000000">
            <w:pPr>
              <w:rPr>
                <w:sz w:val="20"/>
                <w:szCs w:val="20"/>
              </w:rPr>
            </w:pPr>
            <w:r w:rsidRPr="00B60CDB">
              <w:rPr>
                <w:sz w:val="20"/>
                <w:szCs w:val="20"/>
              </w:rPr>
              <w:t>Description</w:t>
            </w:r>
          </w:p>
        </w:tc>
        <w:tc>
          <w:tcPr>
            <w:tcW w:w="4446" w:type="dxa"/>
          </w:tcPr>
          <w:p w14:paraId="75B5697B" w14:textId="77777777" w:rsidR="002D1DC7" w:rsidRPr="00B60CDB" w:rsidRDefault="00000000">
            <w:pPr>
              <w:rPr>
                <w:sz w:val="20"/>
                <w:szCs w:val="20"/>
              </w:rPr>
            </w:pPr>
            <w:r w:rsidRPr="00B60CDB">
              <w:rPr>
                <w:sz w:val="20"/>
                <w:szCs w:val="20"/>
              </w:rPr>
              <w:t>Typical Access</w:t>
            </w:r>
          </w:p>
        </w:tc>
      </w:tr>
      <w:tr w:rsidR="002D1DC7" w:rsidRPr="00B60CDB" w14:paraId="2D7776E6" w14:textId="77777777" w:rsidTr="00FF5035">
        <w:trPr>
          <w:jc w:val="center"/>
        </w:trPr>
        <w:tc>
          <w:tcPr>
            <w:tcW w:w="2340" w:type="dxa"/>
          </w:tcPr>
          <w:p w14:paraId="4FA04BB2" w14:textId="77777777" w:rsidR="002D1DC7" w:rsidRPr="00B60CDB" w:rsidRDefault="00000000">
            <w:pPr>
              <w:rPr>
                <w:sz w:val="20"/>
                <w:szCs w:val="20"/>
              </w:rPr>
            </w:pPr>
            <w:r w:rsidRPr="00B60CDB">
              <w:rPr>
                <w:sz w:val="20"/>
                <w:szCs w:val="20"/>
              </w:rPr>
              <w:t>Business Owner / Admin</w:t>
            </w:r>
          </w:p>
        </w:tc>
        <w:tc>
          <w:tcPr>
            <w:tcW w:w="3150" w:type="dxa"/>
          </w:tcPr>
          <w:p w14:paraId="5384CD38" w14:textId="77777777" w:rsidR="002D1DC7" w:rsidRPr="00B60CDB" w:rsidRDefault="00000000">
            <w:pPr>
              <w:rPr>
                <w:sz w:val="20"/>
                <w:szCs w:val="20"/>
              </w:rPr>
            </w:pPr>
            <w:r w:rsidRPr="00B60CDB">
              <w:rPr>
                <w:sz w:val="20"/>
                <w:szCs w:val="20"/>
              </w:rPr>
              <w:t>Owns or manages the shop.</w:t>
            </w:r>
          </w:p>
        </w:tc>
        <w:tc>
          <w:tcPr>
            <w:tcW w:w="4446" w:type="dxa"/>
          </w:tcPr>
          <w:p w14:paraId="130A3003" w14:textId="3353C636" w:rsidR="00FF5035" w:rsidRPr="00917EBE" w:rsidRDefault="00000000" w:rsidP="00FF5035">
            <w:pPr>
              <w:rPr>
                <w:sz w:val="20"/>
              </w:rPr>
            </w:pPr>
            <w:r w:rsidRPr="00B60CDB">
              <w:rPr>
                <w:sz w:val="20"/>
                <w:szCs w:val="20"/>
              </w:rPr>
              <w:t xml:space="preserve">Full system access, reports, products, users, </w:t>
            </w:r>
            <w:r w:rsidRPr="00275EAA">
              <w:rPr>
                <w:color w:val="000000" w:themeColor="text1"/>
                <w:sz w:val="20"/>
                <w:szCs w:val="20"/>
              </w:rPr>
              <w:t>stock adjustments and credit management</w:t>
            </w:r>
            <w:r w:rsidR="00FF5035" w:rsidRPr="00275EAA">
              <w:rPr>
                <w:color w:val="000000" w:themeColor="text1"/>
                <w:sz w:val="20"/>
                <w:szCs w:val="20"/>
              </w:rPr>
              <w:t xml:space="preserve">, </w:t>
            </w:r>
            <w:r w:rsidR="00B6180D" w:rsidRPr="00275EAA">
              <w:rPr>
                <w:color w:val="000000" w:themeColor="text1"/>
              </w:rPr>
              <w:t>Warehouse and store transfer functions according to assigned permissions and store/location access Destinations</w:t>
            </w:r>
            <w:r w:rsidR="00FF5035">
              <w:rPr>
                <w:color w:val="008000"/>
              </w:rPr>
              <w:t>.</w:t>
            </w:r>
          </w:p>
          <w:p w14:paraId="28C1CA37" w14:textId="08E09658" w:rsidR="002D1DC7" w:rsidRPr="00B60CDB" w:rsidRDefault="002D1DC7">
            <w:pPr>
              <w:rPr>
                <w:sz w:val="20"/>
                <w:szCs w:val="20"/>
              </w:rPr>
            </w:pPr>
          </w:p>
        </w:tc>
      </w:tr>
      <w:tr w:rsidR="002D1DC7" w:rsidRPr="00B60CDB" w14:paraId="21A171D4" w14:textId="77777777" w:rsidTr="00FF5035">
        <w:trPr>
          <w:jc w:val="center"/>
        </w:trPr>
        <w:tc>
          <w:tcPr>
            <w:tcW w:w="2340" w:type="dxa"/>
          </w:tcPr>
          <w:p w14:paraId="5B192401" w14:textId="77777777" w:rsidR="002D1DC7" w:rsidRPr="00B60CDB" w:rsidRDefault="00000000">
            <w:pPr>
              <w:rPr>
                <w:sz w:val="20"/>
                <w:szCs w:val="20"/>
              </w:rPr>
            </w:pPr>
            <w:r w:rsidRPr="00B60CDB">
              <w:rPr>
                <w:sz w:val="20"/>
                <w:szCs w:val="20"/>
              </w:rPr>
              <w:lastRenderedPageBreak/>
              <w:t>Shop Employee</w:t>
            </w:r>
          </w:p>
        </w:tc>
        <w:tc>
          <w:tcPr>
            <w:tcW w:w="3150" w:type="dxa"/>
          </w:tcPr>
          <w:p w14:paraId="6E871B05" w14:textId="77777777" w:rsidR="002D1DC7" w:rsidRPr="00B60CDB" w:rsidRDefault="00000000">
            <w:pPr>
              <w:rPr>
                <w:sz w:val="20"/>
                <w:szCs w:val="20"/>
              </w:rPr>
            </w:pPr>
            <w:r w:rsidRPr="00B60CDB">
              <w:rPr>
                <w:sz w:val="20"/>
                <w:szCs w:val="20"/>
              </w:rPr>
              <w:t>Works at the shop and performs daily stock transactions.</w:t>
            </w:r>
          </w:p>
        </w:tc>
        <w:tc>
          <w:tcPr>
            <w:tcW w:w="4446" w:type="dxa"/>
          </w:tcPr>
          <w:p w14:paraId="502474CB" w14:textId="65590CFB" w:rsidR="002D1DC7" w:rsidRPr="00275EA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275EAA">
              <w:rPr>
                <w:color w:val="000000" w:themeColor="text1"/>
                <w:sz w:val="20"/>
                <w:szCs w:val="20"/>
              </w:rPr>
              <w:t>Goods In, Goods Out, stock lookup and price lookup</w:t>
            </w:r>
            <w:r w:rsidR="006B6231" w:rsidRPr="00275EAA">
              <w:rPr>
                <w:color w:val="000000" w:themeColor="text1"/>
                <w:sz w:val="20"/>
                <w:szCs w:val="20"/>
              </w:rPr>
              <w:t xml:space="preserve"> and other system basics </w:t>
            </w:r>
            <w:r w:rsidR="00B6180D" w:rsidRPr="00275EAA">
              <w:rPr>
                <w:color w:val="000000" w:themeColor="text1"/>
                <w:sz w:val="20"/>
                <w:szCs w:val="20"/>
              </w:rPr>
              <w:t>functionality</w:t>
            </w:r>
            <w:r w:rsidR="00FF5035" w:rsidRPr="00275EAA">
              <w:rPr>
                <w:color w:val="000000" w:themeColor="text1"/>
                <w:sz w:val="20"/>
                <w:szCs w:val="20"/>
              </w:rPr>
              <w:t>, can</w:t>
            </w:r>
            <w:r w:rsidR="00FF5035" w:rsidRPr="00275EAA">
              <w:rPr>
                <w:color w:val="000000" w:themeColor="text1"/>
              </w:rPr>
              <w:t xml:space="preserve"> perform warehouse/transfer operations only for locations/stores assigned to the user; cannot transfer to unrelated stores, unpack</w:t>
            </w:r>
          </w:p>
        </w:tc>
      </w:tr>
      <w:tr w:rsidR="002D1DC7" w:rsidRPr="00B60CDB" w14:paraId="6D7366E5" w14:textId="77777777" w:rsidTr="00FF5035">
        <w:trPr>
          <w:jc w:val="center"/>
        </w:trPr>
        <w:tc>
          <w:tcPr>
            <w:tcW w:w="2340" w:type="dxa"/>
          </w:tcPr>
          <w:p w14:paraId="4998A2F0" w14:textId="77777777" w:rsidR="002D1DC7" w:rsidRPr="00B60CDB" w:rsidRDefault="00000000">
            <w:pPr>
              <w:rPr>
                <w:sz w:val="20"/>
                <w:szCs w:val="20"/>
              </w:rPr>
            </w:pPr>
            <w:r w:rsidRPr="00B60CDB">
              <w:rPr>
                <w:sz w:val="20"/>
                <w:szCs w:val="20"/>
              </w:rPr>
              <w:t>Manager</w:t>
            </w:r>
          </w:p>
        </w:tc>
        <w:tc>
          <w:tcPr>
            <w:tcW w:w="3150" w:type="dxa"/>
          </w:tcPr>
          <w:p w14:paraId="7FAFB19E" w14:textId="77777777" w:rsidR="002D1DC7" w:rsidRPr="00B60CDB" w:rsidRDefault="00000000">
            <w:pPr>
              <w:rPr>
                <w:sz w:val="20"/>
                <w:szCs w:val="20"/>
              </w:rPr>
            </w:pPr>
            <w:r w:rsidRPr="00B60CDB">
              <w:rPr>
                <w:sz w:val="20"/>
                <w:szCs w:val="20"/>
              </w:rPr>
              <w:t>Supervises daily operations.</w:t>
            </w:r>
          </w:p>
        </w:tc>
        <w:tc>
          <w:tcPr>
            <w:tcW w:w="4446" w:type="dxa"/>
          </w:tcPr>
          <w:p w14:paraId="123DF1D6" w14:textId="6239246D" w:rsidR="002D1DC7" w:rsidRPr="00275EA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275EAA">
              <w:rPr>
                <w:color w:val="000000" w:themeColor="text1"/>
                <w:sz w:val="20"/>
                <w:szCs w:val="20"/>
              </w:rPr>
              <w:t>Operational functions, reports, stock take and selected adjustments</w:t>
            </w:r>
            <w:r w:rsidR="00FF5035" w:rsidRPr="00275EAA">
              <w:rPr>
                <w:color w:val="000000" w:themeColor="text1"/>
                <w:sz w:val="20"/>
                <w:szCs w:val="20"/>
              </w:rPr>
              <w:t xml:space="preserve">, </w:t>
            </w:r>
            <w:r w:rsidR="00FF5035" w:rsidRPr="00275EAA">
              <w:rPr>
                <w:color w:val="000000" w:themeColor="text1"/>
              </w:rPr>
              <w:t>Warehouse and store transfer functions according to assigned permissions and store/location access.</w:t>
            </w:r>
          </w:p>
        </w:tc>
      </w:tr>
    </w:tbl>
    <w:p w14:paraId="7F3F5C51" w14:textId="77777777" w:rsidR="002D1DC7" w:rsidRPr="00B60CDB" w:rsidRDefault="00000000">
      <w:pPr>
        <w:pStyle w:val="Heading1"/>
        <w:rPr>
          <w:rFonts w:ascii="Aptos" w:hAnsi="Aptos"/>
          <w:sz w:val="20"/>
          <w:szCs w:val="20"/>
        </w:rPr>
      </w:pPr>
      <w:r w:rsidRPr="00B60CDB">
        <w:rPr>
          <w:rFonts w:ascii="Aptos" w:hAnsi="Aptos"/>
          <w:sz w:val="20"/>
          <w:szCs w:val="20"/>
        </w:rPr>
        <w:t>6. Functional Requirements</w:t>
      </w:r>
    </w:p>
    <w:p w14:paraId="3CC59CD1" w14:textId="77777777" w:rsidR="002D1DC7" w:rsidRPr="0016014C" w:rsidRDefault="00000000">
      <w:pPr>
        <w:pStyle w:val="Heading2"/>
        <w:rPr>
          <w:rFonts w:ascii="Aptos" w:hAnsi="Aptos"/>
          <w:color w:val="EE0000"/>
          <w:sz w:val="20"/>
          <w:szCs w:val="20"/>
        </w:rPr>
      </w:pPr>
      <w:r w:rsidRPr="00275EAA">
        <w:rPr>
          <w:rFonts w:ascii="Aptos" w:hAnsi="Aptos"/>
          <w:sz w:val="20"/>
          <w:szCs w:val="20"/>
        </w:rPr>
        <w:t>6.1 Authentication and User Management</w:t>
      </w:r>
      <w:r w:rsidR="0016014C" w:rsidRPr="00275EAA">
        <w:rPr>
          <w:rFonts w:ascii="Aptos" w:hAnsi="Aptos"/>
          <w:sz w:val="20"/>
          <w:szCs w:val="20"/>
        </w:rPr>
        <w:t xml:space="preserve"> (To be removed for the new system)</w:t>
      </w:r>
    </w:p>
    <w:p w14:paraId="041DCE7A" w14:textId="3737B818" w:rsidR="002D1DC7" w:rsidRPr="00275EAA" w:rsidRDefault="00000000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 xml:space="preserve">The </w:t>
      </w:r>
      <w:r w:rsidR="00D443A5" w:rsidRPr="00275EAA">
        <w:rPr>
          <w:color w:val="000000" w:themeColor="text1"/>
          <w:sz w:val="20"/>
          <w:szCs w:val="20"/>
        </w:rPr>
        <w:t>system</w:t>
      </w:r>
      <w:r w:rsidRPr="00275EAA">
        <w:rPr>
          <w:color w:val="000000" w:themeColor="text1"/>
          <w:sz w:val="20"/>
          <w:szCs w:val="20"/>
        </w:rPr>
        <w:t xml:space="preserve"> </w:t>
      </w:r>
      <w:r w:rsidR="00034AB6" w:rsidRPr="00275EAA">
        <w:rPr>
          <w:color w:val="000000" w:themeColor="text1"/>
          <w:sz w:val="20"/>
          <w:szCs w:val="20"/>
        </w:rPr>
        <w:t>allows</w:t>
      </w:r>
      <w:r w:rsidRPr="00275EAA">
        <w:rPr>
          <w:color w:val="000000" w:themeColor="text1"/>
          <w:sz w:val="20"/>
          <w:szCs w:val="20"/>
        </w:rPr>
        <w:t xml:space="preserve"> users to log in securely.</w:t>
      </w:r>
    </w:p>
    <w:p w14:paraId="0686DBEA" w14:textId="77777777" w:rsidR="002D1DC7" w:rsidRPr="00275EAA" w:rsidRDefault="00000000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The system shall support password reset.</w:t>
      </w:r>
    </w:p>
    <w:p w14:paraId="7EAF5F52" w14:textId="77777777" w:rsidR="002D1DC7" w:rsidRPr="00275EAA" w:rsidRDefault="00000000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The system shall support role-based permissions.</w:t>
      </w:r>
    </w:p>
    <w:p w14:paraId="28E8B949" w14:textId="77777777" w:rsidR="002D1DC7" w:rsidRPr="00275EAA" w:rsidRDefault="00000000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The administrator shall be able to create, deactivate and manage shop users.</w:t>
      </w:r>
    </w:p>
    <w:p w14:paraId="0318FFF6" w14:textId="77777777" w:rsidR="002D1DC7" w:rsidRPr="00275EAA" w:rsidRDefault="00000000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The system shall record the user responsible for stock transactions and adjustments.</w:t>
      </w:r>
    </w:p>
    <w:p w14:paraId="71203D0E" w14:textId="77777777" w:rsidR="006B15F5" w:rsidRPr="00211944" w:rsidRDefault="006B15F5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 xml:space="preserve">The system should have a back button or icon on all </w:t>
      </w:r>
      <w:r w:rsidR="00E23723" w:rsidRPr="00275EAA">
        <w:rPr>
          <w:color w:val="000000" w:themeColor="text1"/>
          <w:sz w:val="20"/>
          <w:szCs w:val="20"/>
        </w:rPr>
        <w:t>pages and</w:t>
      </w:r>
      <w:r w:rsidRPr="00275EAA">
        <w:rPr>
          <w:color w:val="000000" w:themeColor="text1"/>
          <w:sz w:val="20"/>
          <w:szCs w:val="20"/>
        </w:rPr>
        <w:t xml:space="preserve"> </w:t>
      </w:r>
      <w:r w:rsidRPr="00211944">
        <w:rPr>
          <w:color w:val="000000" w:themeColor="text1"/>
          <w:sz w:val="20"/>
          <w:szCs w:val="20"/>
        </w:rPr>
        <w:t xml:space="preserve">after going into a different page you should be able to click back button to go </w:t>
      </w:r>
      <w:r w:rsidR="00E23723" w:rsidRPr="00211944">
        <w:rPr>
          <w:color w:val="000000" w:themeColor="text1"/>
          <w:sz w:val="20"/>
          <w:szCs w:val="20"/>
        </w:rPr>
        <w:t>back to</w:t>
      </w:r>
      <w:r w:rsidRPr="00211944">
        <w:rPr>
          <w:color w:val="000000" w:themeColor="text1"/>
          <w:sz w:val="20"/>
          <w:szCs w:val="20"/>
        </w:rPr>
        <w:t xml:space="preserve"> your previous screen.</w:t>
      </w:r>
    </w:p>
    <w:p w14:paraId="7CD3473C" w14:textId="77777777" w:rsidR="00E23723" w:rsidRPr="00211944" w:rsidRDefault="00E23723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When you click a logo at the top the system should redirect you to a home page.</w:t>
      </w:r>
    </w:p>
    <w:p w14:paraId="5060B105" w14:textId="77777777" w:rsidR="002D1DC7" w:rsidRPr="00B60CDB" w:rsidRDefault="00000000">
      <w:pPr>
        <w:pStyle w:val="Heading2"/>
        <w:rPr>
          <w:rFonts w:ascii="Aptos" w:hAnsi="Aptos"/>
          <w:sz w:val="20"/>
          <w:szCs w:val="20"/>
        </w:rPr>
      </w:pPr>
      <w:r w:rsidRPr="00B60CDB">
        <w:rPr>
          <w:rFonts w:ascii="Aptos" w:hAnsi="Aptos"/>
          <w:sz w:val="20"/>
          <w:szCs w:val="20"/>
        </w:rPr>
        <w:t>6.2 Dashboard</w:t>
      </w:r>
    </w:p>
    <w:p w14:paraId="28740022" w14:textId="77777777" w:rsidR="002D1DC7" w:rsidRPr="00B60CDB" w:rsidRDefault="00000000">
      <w:pPr>
        <w:rPr>
          <w:sz w:val="20"/>
          <w:szCs w:val="20"/>
        </w:rPr>
      </w:pPr>
      <w:r w:rsidRPr="00B60CDB">
        <w:rPr>
          <w:sz w:val="20"/>
          <w:szCs w:val="20"/>
        </w:rPr>
        <w:t>After login, the user should see a simple dashboard with the most important daily functions.</w:t>
      </w:r>
    </w:p>
    <w:p w14:paraId="0535E0BC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Goods In.</w:t>
      </w:r>
    </w:p>
    <w:p w14:paraId="7EFB519A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Goods Out.</w:t>
      </w:r>
    </w:p>
    <w:p w14:paraId="0A7681D3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Check Stock.</w:t>
      </w:r>
    </w:p>
    <w:p w14:paraId="7F5F3F4F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Check Price.</w:t>
      </w:r>
    </w:p>
    <w:p w14:paraId="040CBABB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Adjust Stock.</w:t>
      </w:r>
    </w:p>
    <w:p w14:paraId="77644350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Credit Customers.</w:t>
      </w:r>
    </w:p>
    <w:p w14:paraId="5C775AC8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Low Stock.</w:t>
      </w:r>
    </w:p>
    <w:p w14:paraId="69E29B45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Reports.</w:t>
      </w:r>
    </w:p>
    <w:p w14:paraId="356BA67F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Recent stock movements.</w:t>
      </w:r>
    </w:p>
    <w:p w14:paraId="7DDF1659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Total stock value.</w:t>
      </w:r>
    </w:p>
    <w:p w14:paraId="726947B8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Low-stock product count.</w:t>
      </w:r>
    </w:p>
    <w:p w14:paraId="4BF1538E" w14:textId="77777777" w:rsidR="002D1DC7" w:rsidRPr="00211944" w:rsidRDefault="00000000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Outstanding customer credit</w:t>
      </w:r>
      <w:r w:rsidR="008A7488" w:rsidRPr="00211944">
        <w:rPr>
          <w:color w:val="000000" w:themeColor="text1"/>
          <w:sz w:val="20"/>
          <w:szCs w:val="20"/>
        </w:rPr>
        <w:t xml:space="preserve"> (When you click on it should show the customer’s info)</w:t>
      </w:r>
    </w:p>
    <w:p w14:paraId="041F5637" w14:textId="77777777" w:rsidR="006C29A5" w:rsidRPr="00211944" w:rsidRDefault="006C29A5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Invoicing.</w:t>
      </w:r>
    </w:p>
    <w:p w14:paraId="413B3779" w14:textId="77777777" w:rsidR="006C29A5" w:rsidRDefault="006C29A5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Orders.</w:t>
      </w:r>
    </w:p>
    <w:p w14:paraId="18DC6321" w14:textId="53C61D9E" w:rsidR="00B0581E" w:rsidRDefault="00B0581E">
      <w:pPr>
        <w:pStyle w:val="ListBullet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Warehouse.</w:t>
      </w:r>
    </w:p>
    <w:p w14:paraId="132D5854" w14:textId="402B2F65" w:rsidR="00B0581E" w:rsidRDefault="00B0581E">
      <w:pPr>
        <w:pStyle w:val="ListBullet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Stock Transfer.</w:t>
      </w:r>
    </w:p>
    <w:p w14:paraId="0D8540F5" w14:textId="76794472" w:rsidR="003156F2" w:rsidRPr="00211944" w:rsidRDefault="004F299F">
      <w:pPr>
        <w:pStyle w:val="ListBullet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Bulk </w:t>
      </w:r>
      <w:r w:rsidR="003156F2">
        <w:rPr>
          <w:color w:val="000000" w:themeColor="text1"/>
          <w:sz w:val="20"/>
          <w:szCs w:val="20"/>
        </w:rPr>
        <w:t>Stock Unpacking.</w:t>
      </w:r>
    </w:p>
    <w:p w14:paraId="17CBFF57" w14:textId="77777777" w:rsidR="002D1DC7" w:rsidRPr="00B60CDB" w:rsidRDefault="00000000">
      <w:pPr>
        <w:pStyle w:val="Heading2"/>
        <w:rPr>
          <w:rFonts w:ascii="Aptos" w:hAnsi="Aptos"/>
          <w:sz w:val="20"/>
          <w:szCs w:val="20"/>
        </w:rPr>
      </w:pPr>
      <w:r w:rsidRPr="00B60CDB">
        <w:rPr>
          <w:rFonts w:ascii="Aptos" w:hAnsi="Aptos"/>
          <w:sz w:val="20"/>
          <w:szCs w:val="20"/>
        </w:rPr>
        <w:lastRenderedPageBreak/>
        <w:t>6.3 Product Management</w:t>
      </w:r>
    </w:p>
    <w:p w14:paraId="080F730B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Create, edit, deactivate and view products.</w:t>
      </w:r>
    </w:p>
    <w:p w14:paraId="53BD1695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Store product name, barcode, category, supplier, cost price and selling price.</w:t>
      </w:r>
    </w:p>
    <w:p w14:paraId="181824B4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Store current quantity, minimum stock level and reorder level.</w:t>
      </w:r>
    </w:p>
    <w:p w14:paraId="7144C74F" w14:textId="77777777" w:rsidR="002D1DC7" w:rsidRPr="00B60CDB" w:rsidRDefault="006C29A5">
      <w:pPr>
        <w:pStyle w:val="ListBullet"/>
        <w:rPr>
          <w:sz w:val="20"/>
          <w:szCs w:val="20"/>
        </w:rPr>
      </w:pPr>
      <w:r>
        <w:rPr>
          <w:color w:val="000000" w:themeColor="text1"/>
          <w:sz w:val="20"/>
          <w:szCs w:val="20"/>
        </w:rPr>
        <w:t>S</w:t>
      </w:r>
      <w:r w:rsidR="0009134B" w:rsidRPr="00B60CDB">
        <w:rPr>
          <w:sz w:val="20"/>
          <w:szCs w:val="20"/>
        </w:rPr>
        <w:t>tores</w:t>
      </w:r>
      <w:r w:rsidRPr="00B60CDB">
        <w:rPr>
          <w:sz w:val="20"/>
          <w:szCs w:val="20"/>
        </w:rPr>
        <w:t xml:space="preserve"> expiry tracking information</w:t>
      </w:r>
      <w:r>
        <w:rPr>
          <w:sz w:val="20"/>
          <w:szCs w:val="20"/>
        </w:rPr>
        <w:t xml:space="preserve"> for stocks and show in the reports.</w:t>
      </w:r>
    </w:p>
    <w:p w14:paraId="769F0B32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Maintain price history</w:t>
      </w:r>
      <w:r w:rsidR="0009134B" w:rsidRPr="00B60CDB">
        <w:rPr>
          <w:sz w:val="20"/>
          <w:szCs w:val="20"/>
        </w:rPr>
        <w:t xml:space="preserve"> for each stock item.</w:t>
      </w:r>
    </w:p>
    <w:p w14:paraId="4E7D73C6" w14:textId="52C810EF" w:rsidR="006C29A5" w:rsidRPr="006C29A5" w:rsidRDefault="00000000" w:rsidP="006C29A5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Prevent duplicate active barcodes</w:t>
      </w:r>
      <w:r w:rsidR="00811EDF">
        <w:rPr>
          <w:sz w:val="20"/>
          <w:szCs w:val="20"/>
        </w:rPr>
        <w:t xml:space="preserve"> </w:t>
      </w:r>
      <w:r w:rsidRPr="00B60CDB">
        <w:rPr>
          <w:sz w:val="20"/>
          <w:szCs w:val="20"/>
        </w:rPr>
        <w:t>within the same store.</w:t>
      </w:r>
    </w:p>
    <w:p w14:paraId="3DCF6173" w14:textId="77777777" w:rsidR="002D1DC7" w:rsidRPr="00B60CDB" w:rsidRDefault="00000000">
      <w:pPr>
        <w:pStyle w:val="Heading2"/>
        <w:rPr>
          <w:rFonts w:ascii="Aptos" w:hAnsi="Aptos"/>
          <w:sz w:val="20"/>
          <w:szCs w:val="20"/>
        </w:rPr>
      </w:pPr>
      <w:r w:rsidRPr="00B60CDB">
        <w:rPr>
          <w:rFonts w:ascii="Aptos" w:hAnsi="Aptos"/>
          <w:sz w:val="20"/>
          <w:szCs w:val="20"/>
        </w:rPr>
        <w:t>6.4 Barcode Scanning</w:t>
      </w:r>
    </w:p>
    <w:p w14:paraId="57DA4F8B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The system shall support USB barcode scanners that operate as keyboard input.</w:t>
      </w:r>
    </w:p>
    <w:p w14:paraId="6D2A6E5F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The application should support camera-based barcode scanning on compatible mobile devices.</w:t>
      </w:r>
    </w:p>
    <w:p w14:paraId="0FD91B6A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Scanning a known barcode shall automatically identify the product.</w:t>
      </w:r>
    </w:p>
    <w:p w14:paraId="16FD7060" w14:textId="48C6C750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 xml:space="preserve">Unknown barcodes </w:t>
      </w:r>
      <w:r w:rsidR="00235706" w:rsidRPr="00B60CDB">
        <w:rPr>
          <w:sz w:val="20"/>
          <w:szCs w:val="20"/>
        </w:rPr>
        <w:t>should</w:t>
      </w:r>
      <w:r w:rsidRPr="00B60CDB">
        <w:rPr>
          <w:sz w:val="20"/>
          <w:szCs w:val="20"/>
        </w:rPr>
        <w:t xml:space="preserve"> provide an option to create or register a new product</w:t>
      </w:r>
      <w:r w:rsidR="00DD20B6">
        <w:rPr>
          <w:sz w:val="20"/>
          <w:szCs w:val="20"/>
        </w:rPr>
        <w:t>, but it should still show that the scanned stock item is unknown or invalid item.</w:t>
      </w:r>
    </w:p>
    <w:p w14:paraId="13CCD590" w14:textId="77777777" w:rsidR="002D1DC7" w:rsidRPr="00B60CDB" w:rsidRDefault="00000000">
      <w:pPr>
        <w:pStyle w:val="Heading2"/>
        <w:rPr>
          <w:rFonts w:ascii="Aptos" w:hAnsi="Aptos"/>
          <w:sz w:val="20"/>
          <w:szCs w:val="20"/>
        </w:rPr>
      </w:pPr>
      <w:r w:rsidRPr="00B60CDB">
        <w:rPr>
          <w:rFonts w:ascii="Aptos" w:hAnsi="Aptos"/>
          <w:sz w:val="20"/>
          <w:szCs w:val="20"/>
        </w:rPr>
        <w:t>6.5 Goods In</w:t>
      </w:r>
    </w:p>
    <w:p w14:paraId="3429C21D" w14:textId="77777777" w:rsidR="002D1DC7" w:rsidRPr="00B60CDB" w:rsidRDefault="00000000">
      <w:pPr>
        <w:rPr>
          <w:sz w:val="20"/>
          <w:szCs w:val="20"/>
        </w:rPr>
      </w:pPr>
      <w:r w:rsidRPr="00B60CDB">
        <w:rPr>
          <w:sz w:val="20"/>
          <w:szCs w:val="20"/>
        </w:rPr>
        <w:t>Goods In records stock received from a supplier.</w:t>
      </w:r>
    </w:p>
    <w:p w14:paraId="4108B358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User scans or searches for a product.</w:t>
      </w:r>
    </w:p>
    <w:p w14:paraId="05D50486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User enters quantity received.</w:t>
      </w:r>
    </w:p>
    <w:p w14:paraId="581B3C14" w14:textId="77777777" w:rsidR="002B43A8" w:rsidRPr="00211944" w:rsidRDefault="00DD20B6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Users</w:t>
      </w:r>
      <w:r w:rsidR="002B43A8" w:rsidRPr="00211944">
        <w:rPr>
          <w:color w:val="000000" w:themeColor="text1"/>
          <w:sz w:val="20"/>
          <w:szCs w:val="20"/>
        </w:rPr>
        <w:t xml:space="preserve"> may enter the qty for the stock item</w:t>
      </w:r>
      <w:r w:rsidRPr="00211944">
        <w:rPr>
          <w:color w:val="000000" w:themeColor="text1"/>
          <w:sz w:val="20"/>
          <w:szCs w:val="20"/>
        </w:rPr>
        <w:t>, Quantity should count in 1, 2, 3 not 1.001, 1.002 when you click up and down counting arrow.</w:t>
      </w:r>
    </w:p>
    <w:p w14:paraId="27DCBC56" w14:textId="77777777" w:rsidR="002D1DC7" w:rsidRPr="00211944" w:rsidRDefault="006B0E84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Users may select a supplier</w:t>
      </w:r>
      <w:r w:rsidR="002B43A8" w:rsidRPr="00211944">
        <w:rPr>
          <w:color w:val="000000" w:themeColor="text1"/>
          <w:sz w:val="20"/>
          <w:szCs w:val="20"/>
        </w:rPr>
        <w:t xml:space="preserve"> (Optional as system should add qty to the stock item in the DB)</w:t>
      </w:r>
    </w:p>
    <w:p w14:paraId="5A31E663" w14:textId="77777777" w:rsidR="002D1DC7" w:rsidRPr="00211944" w:rsidRDefault="00000000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User may capture cost price and supplier invoice/reference number.</w:t>
      </w:r>
    </w:p>
    <w:p w14:paraId="4760582E" w14:textId="77777777" w:rsidR="002D1DC7" w:rsidRPr="00211944" w:rsidRDefault="00000000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The system increases the product stock quantity.</w:t>
      </w:r>
    </w:p>
    <w:p w14:paraId="5623ABFC" w14:textId="77777777" w:rsidR="002D1DC7" w:rsidRPr="00211944" w:rsidRDefault="00000000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The system records a stock movement as GOODS_IN.</w:t>
      </w:r>
    </w:p>
    <w:p w14:paraId="3189C321" w14:textId="77777777" w:rsidR="002D1DC7" w:rsidRPr="00275EAA" w:rsidRDefault="00000000" w:rsidP="00E7580F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The system records date, time and user</w:t>
      </w:r>
      <w:r w:rsidR="005B21A4" w:rsidRPr="00275EAA">
        <w:rPr>
          <w:color w:val="000000" w:themeColor="text1"/>
        </w:rPr>
        <w:t xml:space="preserve"> and user created the GOODS_IN.</w:t>
      </w:r>
    </w:p>
    <w:p w14:paraId="0D0FA800" w14:textId="758DEA8B" w:rsidR="007128AA" w:rsidRPr="00275EAA" w:rsidRDefault="00000000" w:rsidP="00E7580F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Goods In shall require the user to select the receiving destination: Main Shop or Warehouse.</w:t>
      </w:r>
    </w:p>
    <w:p w14:paraId="2CACC7C4" w14:textId="77777777" w:rsidR="007128AA" w:rsidRPr="00275EAA" w:rsidRDefault="00000000" w:rsidP="00E7580F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If Main Shop is selected, the received quantity is added directly to the Main Shop stock balance.</w:t>
      </w:r>
    </w:p>
    <w:p w14:paraId="7B7873C8" w14:textId="2A8545F0" w:rsidR="007128AA" w:rsidRPr="00275EAA" w:rsidRDefault="00000000" w:rsidP="00E7580F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If Warehouse Room is selected, the received quantity is added to warehouse stock and is not available for sale in the Main Shop until transferred to a store.</w:t>
      </w:r>
    </w:p>
    <w:p w14:paraId="56FEA7BB" w14:textId="77777777" w:rsidR="007128AA" w:rsidRPr="00275EAA" w:rsidRDefault="00000000" w:rsidP="00E7580F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The selected receiving location must be stored on the Goods In transaction and reflected in stock movement history and reports.</w:t>
      </w:r>
    </w:p>
    <w:p w14:paraId="02759651" w14:textId="77777777" w:rsidR="007128AA" w:rsidRPr="00275EAA" w:rsidRDefault="00000000" w:rsidP="00E7580F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Goods In destination selection shall be permission-controlled so users can only receive into locations they are authorized to manage.</w:t>
      </w:r>
    </w:p>
    <w:p w14:paraId="74144BAF" w14:textId="77777777" w:rsidR="002D1DC7" w:rsidRPr="00275EAA" w:rsidRDefault="00000000" w:rsidP="00CA0549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The system shall retain the transaction for reporting and audit purposes.</w:t>
      </w:r>
    </w:p>
    <w:p w14:paraId="49A86380" w14:textId="77777777" w:rsidR="007128AA" w:rsidRPr="00275EAA" w:rsidRDefault="00000000" w:rsidP="00CA0549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The unpacking function shall be available from the Operations window and shall create stock movement/audit records.</w:t>
      </w:r>
    </w:p>
    <w:p w14:paraId="5BFDF7B2" w14:textId="77777777" w:rsidR="007128AA" w:rsidRPr="00275EAA" w:rsidRDefault="00000000" w:rsidP="00CA0549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Bulk and individual stock quantities shall remain separately visible so users can distinguish stock held as packs from stock available as individual units.</w:t>
      </w:r>
    </w:p>
    <w:p w14:paraId="39144B78" w14:textId="77777777" w:rsidR="007128AA" w:rsidRPr="00275EAA" w:rsidRDefault="00000000" w:rsidP="00CA0549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The system shall prevent unpacking when the available bulk quantity is insufficient, unless an authorized override is explicitly enabled.</w:t>
      </w:r>
    </w:p>
    <w:p w14:paraId="5AA01255" w14:textId="77777777" w:rsidR="007128AA" w:rsidRPr="00275EAA" w:rsidRDefault="00000000" w:rsidP="00CA0549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lastRenderedPageBreak/>
        <w:t>The unpacking transaction shall record the source bulk item, destination individual item, conversion ratio, quantity unpacked, user, date/time and reason/reference.</w:t>
      </w:r>
    </w:p>
    <w:p w14:paraId="49EC3B9E" w14:textId="77777777" w:rsidR="007128AA" w:rsidRPr="00275EAA" w:rsidRDefault="00000000" w:rsidP="00CA0549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When a user unpacks 1 six-pack, the system shall decrease bulk-pack stock by 1 and increase individual-unit stock by 6, using a single linked unpacking transaction.</w:t>
      </w:r>
    </w:p>
    <w:p w14:paraId="06B7F617" w14:textId="77777777" w:rsidR="007128AA" w:rsidRPr="00275EAA" w:rsidRDefault="00000000" w:rsidP="00CA0549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Each pack product shall support a configured conversion quantity, for example 1 x 6-pack of Coke = 6 individual Coke units.</w:t>
      </w:r>
    </w:p>
    <w:p w14:paraId="5A689417" w14:textId="77777777" w:rsidR="007128AA" w:rsidRPr="00275EAA" w:rsidRDefault="00000000" w:rsidP="00CA0549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The system shall support unpacking bulk/pack stock into individual saleable stock items.</w:t>
      </w:r>
    </w:p>
    <w:p w14:paraId="790617FC" w14:textId="77777777" w:rsidR="007128AA" w:rsidRPr="00175D18" w:rsidRDefault="00000000" w:rsidP="00930CB8">
      <w:pPr>
        <w:pStyle w:val="Heading3"/>
      </w:pPr>
      <w:r w:rsidRPr="00175D18">
        <w:t>6.5.2 Bulk Stock Unpacking</w:t>
      </w:r>
    </w:p>
    <w:p w14:paraId="79D31262" w14:textId="77777777" w:rsidR="007128AA" w:rsidRPr="00275EAA" w:rsidRDefault="00000000" w:rsidP="00175D18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Authorized users shall be able to cancel or reject a transfer before it is received, with a mandatory reason and audit trail.</w:t>
      </w:r>
    </w:p>
    <w:p w14:paraId="317532E9" w14:textId="77777777" w:rsidR="007128AA" w:rsidRPr="00275EAA" w:rsidRDefault="00000000" w:rsidP="00175D18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The Operations window shall support store-to-store transfers when the business has multiple stores.</w:t>
      </w:r>
    </w:p>
    <w:p w14:paraId="782EF17A" w14:textId="77777777" w:rsidR="007128AA" w:rsidRPr="00275EAA" w:rsidRDefault="00000000" w:rsidP="00175D18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Users shall be able to view transfer history and filter transfers by source, destination, product, user, date and status.</w:t>
      </w:r>
    </w:p>
    <w:p w14:paraId="3BF2D78C" w14:textId="77777777" w:rsidR="007128AA" w:rsidRPr="00275EAA" w:rsidRDefault="00000000" w:rsidP="00175D18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The system shall create linked stock movement records for both the source decrease and destination increase, preserving the transfer reference across both movements.</w:t>
      </w:r>
    </w:p>
    <w:p w14:paraId="7273C829" w14:textId="77777777" w:rsidR="009961B8" w:rsidRPr="00275EAA" w:rsidRDefault="00000000" w:rsidP="00175D18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 xml:space="preserve">Transfer statuses should include Draft, Submitted, Dispatched, Received and Cancelled. </w:t>
      </w:r>
    </w:p>
    <w:p w14:paraId="6E43E402" w14:textId="54CF651F" w:rsidR="007128AA" w:rsidRPr="00275EAA" w:rsidRDefault="00000000" w:rsidP="00175D18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 xml:space="preserve">Stock shall only become available at the destination when the transfer is </w:t>
      </w:r>
      <w:r w:rsidR="009961B8" w:rsidRPr="00275EAA">
        <w:rPr>
          <w:color w:val="000000" w:themeColor="text1"/>
        </w:rPr>
        <w:t>completed</w:t>
      </w:r>
      <w:r w:rsidRPr="00275EAA">
        <w:rPr>
          <w:color w:val="000000" w:themeColor="text1"/>
        </w:rPr>
        <w:t>/posted according to the configured workflow.</w:t>
      </w:r>
    </w:p>
    <w:p w14:paraId="3D8F0BE0" w14:textId="3D49D013" w:rsidR="007128AA" w:rsidRPr="00275EAA" w:rsidRDefault="00000000" w:rsidP="00175D18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A transfer shall have a unique transfer reference, source location, destination location, products, quantities, requesting/dispatching user, dates/times and status</w:t>
      </w:r>
      <w:r w:rsidR="009961B8" w:rsidRPr="00275EAA">
        <w:rPr>
          <w:color w:val="000000" w:themeColor="text1"/>
        </w:rPr>
        <w:t>, When Post or Complete button is clicked the transfer can be completed.</w:t>
      </w:r>
    </w:p>
    <w:p w14:paraId="33C760A0" w14:textId="77777777" w:rsidR="007128AA" w:rsidRPr="00275EAA" w:rsidRDefault="00000000" w:rsidP="00175D18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The system shall validate source and destination locations, available quantity, user permissions and business ownership before a transfer can be submitted.</w:t>
      </w:r>
    </w:p>
    <w:p w14:paraId="02D2A236" w14:textId="77777777" w:rsidR="007128AA" w:rsidRPr="00275EAA" w:rsidRDefault="00000000" w:rsidP="00175D18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Standard Users shall only be able to create or process transfers involving stores to which they are assigned in the system and shall not be able to select unrelated/unassigned stores.</w:t>
      </w:r>
    </w:p>
    <w:p w14:paraId="65A59B0D" w14:textId="77777777" w:rsidR="007128AA" w:rsidRPr="00275EAA" w:rsidRDefault="00000000" w:rsidP="00175D18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Owner/Admin users shall be able to transfer stock between any stores belonging to the same business.</w:t>
      </w:r>
    </w:p>
    <w:p w14:paraId="1D3A2CBA" w14:textId="23B0CCF6" w:rsidR="007128AA" w:rsidRPr="00275EAA" w:rsidRDefault="00000000" w:rsidP="00175D18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Owner/Admin users shall be able to transfer stock from the warehouse to any store belonging to the same business.</w:t>
      </w:r>
    </w:p>
    <w:p w14:paraId="1D2D9044" w14:textId="237809EF" w:rsidR="009961B8" w:rsidRPr="00275EAA" w:rsidRDefault="009961B8" w:rsidP="00175D18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 xml:space="preserve">Owner/Admin shall have access for </w:t>
      </w:r>
      <w:r w:rsidR="00EB5D9F" w:rsidRPr="00275EAA">
        <w:rPr>
          <w:color w:val="000000" w:themeColor="text1"/>
        </w:rPr>
        <w:t>Global</w:t>
      </w:r>
      <w:r w:rsidRPr="00275EAA">
        <w:rPr>
          <w:color w:val="000000" w:themeColor="text1"/>
        </w:rPr>
        <w:t xml:space="preserve"> Access to see both stores under one business account in one dashboard.</w:t>
      </w:r>
    </w:p>
    <w:p w14:paraId="5BD28E5F" w14:textId="77777777" w:rsidR="007128AA" w:rsidRPr="00275EAA" w:rsidRDefault="00000000" w:rsidP="00175D18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Warehouse stock shall not be included in a store's saleable stock until a transfer to that store has been completed/received.</w:t>
      </w:r>
    </w:p>
    <w:p w14:paraId="671D4F89" w14:textId="6E6CDA9B" w:rsidR="009C4EFA" w:rsidRPr="00275EAA" w:rsidRDefault="009C4EFA" w:rsidP="00175D18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 xml:space="preserve">Warehouse stock shall not be included in a store's stock take as the warehouse should have </w:t>
      </w:r>
      <w:r w:rsidR="0096258A" w:rsidRPr="00275EAA">
        <w:rPr>
          <w:color w:val="000000" w:themeColor="text1"/>
        </w:rPr>
        <w:t>its</w:t>
      </w:r>
      <w:r w:rsidRPr="00275EAA">
        <w:rPr>
          <w:color w:val="000000" w:themeColor="text1"/>
        </w:rPr>
        <w:t xml:space="preserve"> dedicated stock take.</w:t>
      </w:r>
    </w:p>
    <w:p w14:paraId="37ACB232" w14:textId="40822B38" w:rsidR="007128AA" w:rsidRPr="00275EAA" w:rsidRDefault="00000000" w:rsidP="00175D18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Warehouse Stock shall show stock currently held in the warehouse, separate from stock available in each selling store.</w:t>
      </w:r>
    </w:p>
    <w:p w14:paraId="773D0047" w14:textId="5DCE8F4F" w:rsidR="007128AA" w:rsidRPr="00275EAA" w:rsidRDefault="00000000" w:rsidP="00175D18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 xml:space="preserve">The Operations window shall </w:t>
      </w:r>
      <w:r w:rsidR="00905E83" w:rsidRPr="00275EAA">
        <w:rPr>
          <w:color w:val="000000" w:themeColor="text1"/>
        </w:rPr>
        <w:t>include</w:t>
      </w:r>
      <w:r w:rsidRPr="00275EAA">
        <w:rPr>
          <w:color w:val="000000" w:themeColor="text1"/>
        </w:rPr>
        <w:t xml:space="preserve"> Warehouse Stock, Transfer Stock, Receive Transfer and Unpack Bulk Stock</w:t>
      </w:r>
      <w:r w:rsidR="009C4EFA" w:rsidRPr="00275EAA">
        <w:rPr>
          <w:color w:val="000000" w:themeColor="text1"/>
        </w:rPr>
        <w:t>.</w:t>
      </w:r>
    </w:p>
    <w:p w14:paraId="7A409502" w14:textId="29AA4613" w:rsidR="007128AA" w:rsidRPr="00275EAA" w:rsidRDefault="00000000" w:rsidP="00175D18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The Operations window shall provide controlled stock movement functions for businesses using a warehouse and/or multiple stores.</w:t>
      </w:r>
    </w:p>
    <w:p w14:paraId="1AA15940" w14:textId="1469D415" w:rsidR="007128AA" w:rsidRPr="00175D18" w:rsidRDefault="00000000" w:rsidP="00930CB8">
      <w:pPr>
        <w:pStyle w:val="Heading3"/>
      </w:pPr>
      <w:r w:rsidRPr="00175D18">
        <w:lastRenderedPageBreak/>
        <w:t xml:space="preserve">6.5.1 Operations Window </w:t>
      </w:r>
      <w:r w:rsidR="00175D18">
        <w:t>-</w:t>
      </w:r>
      <w:r w:rsidRPr="00175D18">
        <w:t xml:space="preserve"> Warehouse &amp; Store Stock Transfers</w:t>
      </w:r>
    </w:p>
    <w:p w14:paraId="3AE9B8E7" w14:textId="77777777" w:rsidR="002D1DC7" w:rsidRPr="00B60CDB" w:rsidRDefault="00000000">
      <w:pPr>
        <w:pStyle w:val="Heading2"/>
        <w:rPr>
          <w:rFonts w:ascii="Aptos" w:hAnsi="Aptos"/>
          <w:sz w:val="20"/>
          <w:szCs w:val="20"/>
        </w:rPr>
      </w:pPr>
      <w:r w:rsidRPr="00B60CDB">
        <w:rPr>
          <w:rFonts w:ascii="Aptos" w:hAnsi="Aptos"/>
          <w:sz w:val="20"/>
          <w:szCs w:val="20"/>
        </w:rPr>
        <w:t>6.6 Goods Out</w:t>
      </w:r>
    </w:p>
    <w:p w14:paraId="336748CA" w14:textId="77777777" w:rsidR="002D1DC7" w:rsidRPr="00B60CDB" w:rsidRDefault="00000000">
      <w:pPr>
        <w:rPr>
          <w:sz w:val="20"/>
          <w:szCs w:val="20"/>
        </w:rPr>
      </w:pPr>
      <w:r w:rsidRPr="00B60CDB">
        <w:rPr>
          <w:sz w:val="20"/>
          <w:szCs w:val="20"/>
        </w:rPr>
        <w:t xml:space="preserve">Goods Out records products leaving the store </w:t>
      </w:r>
      <w:r w:rsidR="002B43A8" w:rsidRPr="00B60CDB">
        <w:rPr>
          <w:sz w:val="20"/>
          <w:szCs w:val="20"/>
        </w:rPr>
        <w:t>because of</w:t>
      </w:r>
      <w:r w:rsidRPr="00B60CDB">
        <w:rPr>
          <w:sz w:val="20"/>
          <w:szCs w:val="20"/>
        </w:rPr>
        <w:t xml:space="preserve"> sales or other approved stock movements.</w:t>
      </w:r>
    </w:p>
    <w:p w14:paraId="1C60432E" w14:textId="77777777" w:rsidR="002D1DC7" w:rsidRPr="00211944" w:rsidRDefault="00000000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User scans one or more products.</w:t>
      </w:r>
    </w:p>
    <w:p w14:paraId="33FDEE5D" w14:textId="77777777" w:rsidR="002D1DC7" w:rsidRPr="00211944" w:rsidRDefault="00000000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User enters or changes quantities.</w:t>
      </w:r>
    </w:p>
    <w:p w14:paraId="2FAE3789" w14:textId="77777777" w:rsidR="002D1DC7" w:rsidRPr="00211944" w:rsidRDefault="00000000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The system calculates the transaction value using the configured selling price.</w:t>
      </w:r>
    </w:p>
    <w:p w14:paraId="49953CC4" w14:textId="6DF80C2C" w:rsidR="002D1DC7" w:rsidRPr="00211944" w:rsidRDefault="00000000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The user selects Cash</w:t>
      </w:r>
      <w:r w:rsidR="005B21A4" w:rsidRPr="00211944">
        <w:rPr>
          <w:color w:val="000000" w:themeColor="text1"/>
          <w:sz w:val="20"/>
          <w:szCs w:val="20"/>
        </w:rPr>
        <w:t>,</w:t>
      </w:r>
      <w:r w:rsidRPr="00211944">
        <w:rPr>
          <w:color w:val="000000" w:themeColor="text1"/>
          <w:sz w:val="20"/>
          <w:szCs w:val="20"/>
        </w:rPr>
        <w:t xml:space="preserve"> Credit</w:t>
      </w:r>
      <w:r w:rsidR="005B21A4" w:rsidRPr="00211944">
        <w:rPr>
          <w:color w:val="000000" w:themeColor="text1"/>
          <w:sz w:val="20"/>
          <w:szCs w:val="20"/>
        </w:rPr>
        <w:t xml:space="preserve"> or Card/EFT</w:t>
      </w:r>
      <w:r w:rsidRPr="00211944">
        <w:rPr>
          <w:color w:val="000000" w:themeColor="text1"/>
          <w:sz w:val="20"/>
          <w:szCs w:val="20"/>
        </w:rPr>
        <w:t xml:space="preserve"> as the transaction type</w:t>
      </w:r>
      <w:r w:rsidR="005B21A4" w:rsidRPr="00211944">
        <w:rPr>
          <w:color w:val="000000" w:themeColor="text1"/>
          <w:sz w:val="20"/>
          <w:szCs w:val="20"/>
        </w:rPr>
        <w:t>, The customers are using their speed points to make payments so the system should record these transactions for record to reconcile with their card</w:t>
      </w:r>
      <w:r w:rsidR="003E1ED5">
        <w:rPr>
          <w:color w:val="000000" w:themeColor="text1"/>
          <w:sz w:val="20"/>
          <w:szCs w:val="20"/>
        </w:rPr>
        <w:t xml:space="preserve"> machine</w:t>
      </w:r>
      <w:r w:rsidR="005B21A4" w:rsidRPr="00211944">
        <w:rPr>
          <w:color w:val="000000" w:themeColor="text1"/>
          <w:sz w:val="20"/>
          <w:szCs w:val="20"/>
        </w:rPr>
        <w:t xml:space="preserve"> for payments </w:t>
      </w:r>
      <w:proofErr w:type="gramStart"/>
      <w:r w:rsidR="005B21A4" w:rsidRPr="00211944">
        <w:rPr>
          <w:color w:val="000000" w:themeColor="text1"/>
          <w:sz w:val="20"/>
          <w:szCs w:val="20"/>
        </w:rPr>
        <w:t>slips</w:t>
      </w:r>
      <w:proofErr w:type="gramEnd"/>
      <w:r w:rsidR="005B21A4" w:rsidRPr="00211944">
        <w:rPr>
          <w:color w:val="000000" w:themeColor="text1"/>
          <w:sz w:val="20"/>
          <w:szCs w:val="20"/>
        </w:rPr>
        <w:t xml:space="preserve"> correspondents.</w:t>
      </w:r>
    </w:p>
    <w:p w14:paraId="7D48F54E" w14:textId="77777777" w:rsidR="002D1DC7" w:rsidRPr="00211944" w:rsidRDefault="00000000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The system decreases stock immediately after successful completion.</w:t>
      </w:r>
    </w:p>
    <w:p w14:paraId="72F7A3D3" w14:textId="77777777" w:rsidR="002D1DC7" w:rsidRPr="00211944" w:rsidRDefault="00000000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 xml:space="preserve">The system records each </w:t>
      </w:r>
      <w:r w:rsidR="00C54B90" w:rsidRPr="00211944">
        <w:rPr>
          <w:color w:val="000000" w:themeColor="text1"/>
          <w:sz w:val="20"/>
          <w:szCs w:val="20"/>
        </w:rPr>
        <w:t>product’s</w:t>
      </w:r>
      <w:r w:rsidRPr="00211944">
        <w:rPr>
          <w:color w:val="000000" w:themeColor="text1"/>
          <w:sz w:val="20"/>
          <w:szCs w:val="20"/>
        </w:rPr>
        <w:t xml:space="preserve"> movement.</w:t>
      </w:r>
    </w:p>
    <w:p w14:paraId="2154C479" w14:textId="77777777" w:rsidR="002D1DC7" w:rsidRPr="00211944" w:rsidRDefault="00000000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 xml:space="preserve">The system shall prevent negative stock unless an </w:t>
      </w:r>
      <w:r w:rsidR="00C54B90" w:rsidRPr="00211944">
        <w:rPr>
          <w:color w:val="000000" w:themeColor="text1"/>
          <w:sz w:val="20"/>
          <w:szCs w:val="20"/>
        </w:rPr>
        <w:t>authorized</w:t>
      </w:r>
      <w:r w:rsidRPr="00211944">
        <w:rPr>
          <w:color w:val="000000" w:themeColor="text1"/>
          <w:sz w:val="20"/>
          <w:szCs w:val="20"/>
        </w:rPr>
        <w:t xml:space="preserve"> override is enabled.</w:t>
      </w:r>
    </w:p>
    <w:p w14:paraId="4C02224F" w14:textId="77777777" w:rsidR="00C23D95" w:rsidRPr="00211944" w:rsidRDefault="00C23D95" w:rsidP="00C23D95">
      <w:pPr>
        <w:pStyle w:val="ListBullet"/>
        <w:numPr>
          <w:ilvl w:val="0"/>
          <w:numId w:val="0"/>
        </w:numPr>
        <w:ind w:left="360" w:hanging="360"/>
        <w:rPr>
          <w:color w:val="000000" w:themeColor="text1"/>
          <w:sz w:val="20"/>
          <w:szCs w:val="20"/>
        </w:rPr>
      </w:pPr>
    </w:p>
    <w:p w14:paraId="08EB0E10" w14:textId="77777777" w:rsidR="00C23D95" w:rsidRPr="00211944" w:rsidRDefault="00C23D95" w:rsidP="00C23D95">
      <w:pPr>
        <w:spacing w:after="0" w:line="240" w:lineRule="auto"/>
        <w:rPr>
          <w:color w:val="000000" w:themeColor="text1"/>
          <w:sz w:val="20"/>
        </w:rPr>
      </w:pPr>
      <w:r w:rsidRPr="00BC1436">
        <w:rPr>
          <w:b/>
          <w:bCs/>
          <w:color w:val="4F81BD" w:themeColor="accent1"/>
          <w:sz w:val="20"/>
        </w:rPr>
        <w:t>6.6.1</w:t>
      </w:r>
      <w:r w:rsidR="006D5419" w:rsidRPr="00BC1436">
        <w:rPr>
          <w:b/>
          <w:bCs/>
          <w:color w:val="4F81BD" w:themeColor="accent1"/>
          <w:sz w:val="20"/>
        </w:rPr>
        <w:t xml:space="preserve">. </w:t>
      </w:r>
      <w:r w:rsidRPr="00BC1436">
        <w:rPr>
          <w:b/>
          <w:bCs/>
          <w:color w:val="4F81BD" w:themeColor="accent1"/>
          <w:sz w:val="20"/>
        </w:rPr>
        <w:t>Order</w:t>
      </w:r>
      <w:r w:rsidR="006D5419" w:rsidRPr="00BC1436">
        <w:rPr>
          <w:b/>
          <w:bCs/>
          <w:color w:val="4F81BD" w:themeColor="accent1"/>
          <w:sz w:val="20"/>
        </w:rPr>
        <w:t>s</w:t>
      </w:r>
      <w:r w:rsidRPr="00BC1436">
        <w:rPr>
          <w:b/>
          <w:bCs/>
          <w:color w:val="4F81BD" w:themeColor="accent1"/>
          <w:sz w:val="20"/>
        </w:rPr>
        <w:t>:</w:t>
      </w:r>
      <w:r w:rsidRPr="00211944">
        <w:rPr>
          <w:color w:val="000000" w:themeColor="text1"/>
          <w:sz w:val="20"/>
        </w:rPr>
        <w:br/>
      </w:r>
      <w:r w:rsidRPr="00211944">
        <w:rPr>
          <w:color w:val="000000" w:themeColor="text1"/>
          <w:sz w:val="20"/>
        </w:rPr>
        <w:br/>
        <w:t>1. Purpose</w:t>
      </w:r>
    </w:p>
    <w:p w14:paraId="3C873BBA" w14:textId="77777777" w:rsidR="00C23D95" w:rsidRPr="00211944" w:rsidRDefault="00C23D95" w:rsidP="00C23D95">
      <w:p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>The system must allow the business to capture customer orders, generate invoices, record full or partial payments, track outstanding balances, and provide proof of purchase/payment.</w:t>
      </w:r>
      <w:r w:rsidRPr="00211944">
        <w:rPr>
          <w:color w:val="000000" w:themeColor="text1"/>
          <w:sz w:val="20"/>
        </w:rPr>
        <w:br/>
      </w:r>
    </w:p>
    <w:p w14:paraId="2B0B2617" w14:textId="77777777" w:rsidR="00C23D95" w:rsidRPr="00211944" w:rsidRDefault="00C23D95" w:rsidP="00C23D95">
      <w:p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>2. Main Process</w:t>
      </w:r>
    </w:p>
    <w:p w14:paraId="65C0F9D3" w14:textId="77777777" w:rsidR="00C23D95" w:rsidRPr="00211944" w:rsidRDefault="00C23D95" w:rsidP="00C23D95">
      <w:p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>Customer Order → Confirm Order → Invoice → Payment → Goods Issued → Receipt/Proof of Purchase → Balance Settled</w:t>
      </w:r>
      <w:r w:rsidRPr="00211944">
        <w:rPr>
          <w:color w:val="000000" w:themeColor="text1"/>
          <w:sz w:val="20"/>
        </w:rPr>
        <w:br/>
      </w:r>
    </w:p>
    <w:p w14:paraId="373CF9B5" w14:textId="77777777" w:rsidR="00C23D95" w:rsidRPr="00211944" w:rsidRDefault="00C23D95" w:rsidP="00C23D95">
      <w:p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>3. Functional Requirements:</w:t>
      </w:r>
      <w:r w:rsidRPr="00211944">
        <w:rPr>
          <w:color w:val="000000" w:themeColor="text1"/>
          <w:sz w:val="20"/>
        </w:rPr>
        <w:br/>
      </w:r>
    </w:p>
    <w:p w14:paraId="3944575E" w14:textId="77777777" w:rsidR="00C23D95" w:rsidRPr="00211944" w:rsidRDefault="00C23D95" w:rsidP="00C23D95">
      <w:p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>FR1 - Create Customer Order</w:t>
      </w:r>
    </w:p>
    <w:p w14:paraId="0DD876FC" w14:textId="77777777" w:rsidR="00C23D95" w:rsidRPr="00211944" w:rsidRDefault="00C23D95" w:rsidP="00C23D95">
      <w:pPr>
        <w:numPr>
          <w:ilvl w:val="0"/>
          <w:numId w:val="33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Select existing customers or create new customers. </w:t>
      </w:r>
    </w:p>
    <w:p w14:paraId="4459601D" w14:textId="77777777" w:rsidR="00C23D95" w:rsidRPr="00211944" w:rsidRDefault="00C23D95" w:rsidP="00C23D95">
      <w:pPr>
        <w:numPr>
          <w:ilvl w:val="0"/>
          <w:numId w:val="33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Add products and quantities. </w:t>
      </w:r>
    </w:p>
    <w:p w14:paraId="33C905B6" w14:textId="77777777" w:rsidR="00C23D95" w:rsidRPr="00211944" w:rsidRDefault="00C23D95" w:rsidP="00C23D95">
      <w:pPr>
        <w:numPr>
          <w:ilvl w:val="0"/>
          <w:numId w:val="33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Calculate subtotal, discounts, tax if applicable, and total. </w:t>
      </w:r>
    </w:p>
    <w:p w14:paraId="55E82978" w14:textId="77777777" w:rsidR="001A405D" w:rsidRDefault="00AD10C5" w:rsidP="00C23D95">
      <w:pPr>
        <w:numPr>
          <w:ilvl w:val="0"/>
          <w:numId w:val="33"/>
        </w:numPr>
        <w:spacing w:after="0" w:line="240" w:lineRule="auto"/>
        <w:rPr>
          <w:color w:val="000000" w:themeColor="text1"/>
          <w:sz w:val="20"/>
        </w:rPr>
      </w:pPr>
      <w:r>
        <w:rPr>
          <w:color w:val="000000" w:themeColor="text1"/>
          <w:sz w:val="20"/>
        </w:rPr>
        <w:t>System should g</w:t>
      </w:r>
      <w:r w:rsidR="00C23D95" w:rsidRPr="00211944">
        <w:rPr>
          <w:color w:val="000000" w:themeColor="text1"/>
          <w:sz w:val="20"/>
        </w:rPr>
        <w:t>enerate unique order numbers.</w:t>
      </w:r>
    </w:p>
    <w:p w14:paraId="41ECF467" w14:textId="0C296E94" w:rsidR="00C23D95" w:rsidRPr="00211944" w:rsidRDefault="001A405D" w:rsidP="00C23D95">
      <w:pPr>
        <w:numPr>
          <w:ilvl w:val="0"/>
          <w:numId w:val="33"/>
        </w:numPr>
        <w:spacing w:after="0" w:line="240" w:lineRule="auto"/>
        <w:rPr>
          <w:color w:val="000000" w:themeColor="text1"/>
          <w:sz w:val="20"/>
        </w:rPr>
      </w:pPr>
      <w:r>
        <w:rPr>
          <w:color w:val="000000" w:themeColor="text1"/>
          <w:sz w:val="20"/>
        </w:rPr>
        <w:t>Then Place</w:t>
      </w:r>
      <w:r w:rsidR="008C7BAB">
        <w:rPr>
          <w:color w:val="000000" w:themeColor="text1"/>
          <w:sz w:val="20"/>
        </w:rPr>
        <w:t>/Confirm</w:t>
      </w:r>
      <w:r>
        <w:rPr>
          <w:color w:val="000000" w:themeColor="text1"/>
          <w:sz w:val="20"/>
        </w:rPr>
        <w:t xml:space="preserve"> an order.</w:t>
      </w:r>
      <w:r w:rsidR="00C23D95" w:rsidRPr="00211944">
        <w:rPr>
          <w:color w:val="000000" w:themeColor="text1"/>
          <w:sz w:val="20"/>
        </w:rPr>
        <w:t xml:space="preserve"> </w:t>
      </w:r>
      <w:r w:rsidR="00A914B8">
        <w:rPr>
          <w:color w:val="000000" w:themeColor="text1"/>
          <w:sz w:val="20"/>
        </w:rPr>
        <w:br/>
      </w:r>
    </w:p>
    <w:p w14:paraId="3A68F2BA" w14:textId="77777777" w:rsidR="00C23D95" w:rsidRPr="00211944" w:rsidRDefault="00C23D95" w:rsidP="00C23D95">
      <w:p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>FR2 - Generate Invoice</w:t>
      </w:r>
    </w:p>
    <w:p w14:paraId="6734A535" w14:textId="77777777" w:rsidR="00C23D95" w:rsidRPr="00211944" w:rsidRDefault="00C23D95" w:rsidP="00C23D95">
      <w:pPr>
        <w:numPr>
          <w:ilvl w:val="0"/>
          <w:numId w:val="34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>Invoice must be generated from the confirmed order.</w:t>
      </w:r>
    </w:p>
    <w:p w14:paraId="69B2C1B6" w14:textId="77777777" w:rsidR="00C23D95" w:rsidRPr="00211944" w:rsidRDefault="00C23D95" w:rsidP="00C23D95">
      <w:pPr>
        <w:numPr>
          <w:ilvl w:val="0"/>
          <w:numId w:val="34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Invoice must show: </w:t>
      </w:r>
    </w:p>
    <w:p w14:paraId="09BE4CB2" w14:textId="77777777" w:rsidR="00C23D95" w:rsidRPr="00211944" w:rsidRDefault="00C23D95" w:rsidP="00C23D95">
      <w:pPr>
        <w:numPr>
          <w:ilvl w:val="1"/>
          <w:numId w:val="40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Invoice number </w:t>
      </w:r>
    </w:p>
    <w:p w14:paraId="6490F984" w14:textId="77777777" w:rsidR="00C23D95" w:rsidRPr="00211944" w:rsidRDefault="00C23D95" w:rsidP="00C23D95">
      <w:pPr>
        <w:numPr>
          <w:ilvl w:val="1"/>
          <w:numId w:val="40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Customer </w:t>
      </w:r>
    </w:p>
    <w:p w14:paraId="28C12747" w14:textId="77777777" w:rsidR="00C23D95" w:rsidRPr="00211944" w:rsidRDefault="00C23D95" w:rsidP="00C23D95">
      <w:pPr>
        <w:numPr>
          <w:ilvl w:val="1"/>
          <w:numId w:val="40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Date </w:t>
      </w:r>
    </w:p>
    <w:p w14:paraId="150C9EF8" w14:textId="77777777" w:rsidR="00C23D95" w:rsidRPr="00211944" w:rsidRDefault="00C23D95" w:rsidP="00C23D95">
      <w:pPr>
        <w:numPr>
          <w:ilvl w:val="1"/>
          <w:numId w:val="40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Products </w:t>
      </w:r>
    </w:p>
    <w:p w14:paraId="203B5135" w14:textId="77777777" w:rsidR="00C23D95" w:rsidRPr="00211944" w:rsidRDefault="00C23D95" w:rsidP="00C23D95">
      <w:pPr>
        <w:numPr>
          <w:ilvl w:val="1"/>
          <w:numId w:val="40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Quantities </w:t>
      </w:r>
    </w:p>
    <w:p w14:paraId="1EA7322D" w14:textId="77777777" w:rsidR="00C23D95" w:rsidRPr="00211944" w:rsidRDefault="00C23D95" w:rsidP="00C23D95">
      <w:pPr>
        <w:numPr>
          <w:ilvl w:val="1"/>
          <w:numId w:val="40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Prices </w:t>
      </w:r>
    </w:p>
    <w:p w14:paraId="0F3CAC9C" w14:textId="77777777" w:rsidR="00C23D95" w:rsidRPr="00211944" w:rsidRDefault="00C23D95" w:rsidP="00C23D95">
      <w:pPr>
        <w:numPr>
          <w:ilvl w:val="1"/>
          <w:numId w:val="40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Total </w:t>
      </w:r>
    </w:p>
    <w:p w14:paraId="25B6A25B" w14:textId="77777777" w:rsidR="00C23D95" w:rsidRPr="00211944" w:rsidRDefault="00C23D95" w:rsidP="00C23D95">
      <w:pPr>
        <w:numPr>
          <w:ilvl w:val="1"/>
          <w:numId w:val="40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Amount paid </w:t>
      </w:r>
    </w:p>
    <w:p w14:paraId="6A7F540C" w14:textId="77777777" w:rsidR="00C23D95" w:rsidRPr="00211944" w:rsidRDefault="00C23D95" w:rsidP="00C23D95">
      <w:pPr>
        <w:numPr>
          <w:ilvl w:val="1"/>
          <w:numId w:val="40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Outstanding balance </w:t>
      </w:r>
    </w:p>
    <w:p w14:paraId="31C84C24" w14:textId="672068BE" w:rsidR="00C23D95" w:rsidRPr="00211944" w:rsidRDefault="00255EA9" w:rsidP="00C23D95">
      <w:pPr>
        <w:numPr>
          <w:ilvl w:val="1"/>
          <w:numId w:val="40"/>
        </w:numPr>
        <w:spacing w:after="0" w:line="240" w:lineRule="auto"/>
        <w:rPr>
          <w:color w:val="000000" w:themeColor="text1"/>
          <w:sz w:val="20"/>
        </w:rPr>
      </w:pPr>
      <w:r>
        <w:rPr>
          <w:color w:val="000000" w:themeColor="text1"/>
          <w:sz w:val="20"/>
        </w:rPr>
        <w:t xml:space="preserve">Invoice </w:t>
      </w:r>
      <w:r w:rsidR="00C23D95" w:rsidRPr="00211944">
        <w:rPr>
          <w:color w:val="000000" w:themeColor="text1"/>
          <w:sz w:val="20"/>
        </w:rPr>
        <w:t>Payment status</w:t>
      </w:r>
    </w:p>
    <w:p w14:paraId="6C1DDD9D" w14:textId="77777777" w:rsidR="00C23D95" w:rsidRPr="00211944" w:rsidRDefault="00C23D95" w:rsidP="00C23D95">
      <w:p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lastRenderedPageBreak/>
        <w:t>FR3 - Record Payment</w:t>
      </w:r>
      <w:r w:rsidRPr="00211944">
        <w:rPr>
          <w:color w:val="000000" w:themeColor="text1"/>
          <w:sz w:val="20"/>
        </w:rPr>
        <w:br/>
        <w:t>The system must allow:</w:t>
      </w:r>
    </w:p>
    <w:p w14:paraId="50CBB663" w14:textId="77777777" w:rsidR="00C23D95" w:rsidRPr="00211944" w:rsidRDefault="00C23D95" w:rsidP="00C23D95">
      <w:pPr>
        <w:numPr>
          <w:ilvl w:val="0"/>
          <w:numId w:val="35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Full payment </w:t>
      </w:r>
    </w:p>
    <w:p w14:paraId="3220D29A" w14:textId="77777777" w:rsidR="00C23D95" w:rsidRPr="00211944" w:rsidRDefault="00C23D95" w:rsidP="00C23D95">
      <w:pPr>
        <w:numPr>
          <w:ilvl w:val="0"/>
          <w:numId w:val="35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Partial payment </w:t>
      </w:r>
    </w:p>
    <w:p w14:paraId="303C213B" w14:textId="77777777" w:rsidR="00C23D95" w:rsidRPr="00211944" w:rsidRDefault="00C23D95" w:rsidP="00C23D95">
      <w:pPr>
        <w:numPr>
          <w:ilvl w:val="0"/>
          <w:numId w:val="35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>Multiple payments against the same invoice.</w:t>
      </w:r>
    </w:p>
    <w:p w14:paraId="0DD3B29F" w14:textId="77777777" w:rsidR="00C23D95" w:rsidRPr="00211944" w:rsidRDefault="00C23D95" w:rsidP="00C23D95">
      <w:p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br/>
        <w:t>Example:</w:t>
      </w:r>
    </w:p>
    <w:p w14:paraId="0D783D9B" w14:textId="774EB4EB" w:rsidR="00C23D95" w:rsidRPr="00211944" w:rsidRDefault="00C23D95" w:rsidP="00C23D95">
      <w:p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>Invoice: R1,000</w:t>
      </w:r>
      <w:r w:rsidRPr="00211944">
        <w:rPr>
          <w:color w:val="000000" w:themeColor="text1"/>
          <w:sz w:val="20"/>
        </w:rPr>
        <w:br/>
        <w:t>Payment 1: R600</w:t>
      </w:r>
      <w:r w:rsidRPr="00211944">
        <w:rPr>
          <w:color w:val="000000" w:themeColor="text1"/>
          <w:sz w:val="20"/>
        </w:rPr>
        <w:br/>
        <w:t>Balance: R400</w:t>
      </w:r>
      <w:r w:rsidRPr="00211944">
        <w:rPr>
          <w:color w:val="000000" w:themeColor="text1"/>
          <w:sz w:val="20"/>
        </w:rPr>
        <w:br/>
        <w:t>Payment 2: R400</w:t>
      </w:r>
      <w:r w:rsidRPr="00211944">
        <w:rPr>
          <w:color w:val="000000" w:themeColor="text1"/>
          <w:sz w:val="20"/>
        </w:rPr>
        <w:br/>
        <w:t>Balance: R0</w:t>
      </w:r>
      <w:r w:rsidRPr="00211944">
        <w:rPr>
          <w:color w:val="000000" w:themeColor="text1"/>
          <w:sz w:val="20"/>
        </w:rPr>
        <w:br/>
      </w:r>
    </w:p>
    <w:p w14:paraId="58E00D7E" w14:textId="77777777" w:rsidR="00C23D95" w:rsidRPr="00211944" w:rsidRDefault="00C23D95" w:rsidP="00C23D95">
      <w:p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>FR4 - Payment Status</w:t>
      </w:r>
      <w:r w:rsidRPr="00211944">
        <w:rPr>
          <w:color w:val="000000" w:themeColor="text1"/>
          <w:sz w:val="20"/>
        </w:rPr>
        <w:br/>
      </w:r>
    </w:p>
    <w:p w14:paraId="26727EBB" w14:textId="77777777" w:rsidR="00C23D95" w:rsidRPr="00211944" w:rsidRDefault="00C23D95" w:rsidP="00C23D95">
      <w:p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>The system should automatically determine:</w:t>
      </w:r>
    </w:p>
    <w:p w14:paraId="11748B40" w14:textId="77777777" w:rsidR="00C23D95" w:rsidRPr="00211944" w:rsidRDefault="00C23D95" w:rsidP="00C23D95">
      <w:pPr>
        <w:numPr>
          <w:ilvl w:val="0"/>
          <w:numId w:val="36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Unpaid - R0 paid </w:t>
      </w:r>
    </w:p>
    <w:p w14:paraId="3F0EDC62" w14:textId="77777777" w:rsidR="00C23D95" w:rsidRPr="00211944" w:rsidRDefault="00C23D95" w:rsidP="00C23D95">
      <w:pPr>
        <w:numPr>
          <w:ilvl w:val="0"/>
          <w:numId w:val="36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Partially Paid - payment received but balance remains </w:t>
      </w:r>
    </w:p>
    <w:p w14:paraId="3829760A" w14:textId="77777777" w:rsidR="00C23D95" w:rsidRPr="00211944" w:rsidRDefault="00C23D95" w:rsidP="00C23D95">
      <w:pPr>
        <w:numPr>
          <w:ilvl w:val="0"/>
          <w:numId w:val="36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Paid - outstanding balance = R0 </w:t>
      </w:r>
    </w:p>
    <w:p w14:paraId="29A240B1" w14:textId="77777777" w:rsidR="00C23D95" w:rsidRPr="00211944" w:rsidRDefault="00C23D95" w:rsidP="00C23D95">
      <w:pPr>
        <w:numPr>
          <w:ilvl w:val="0"/>
          <w:numId w:val="36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Cancelled/Void - invoice/order cancelled according to business rules </w:t>
      </w:r>
      <w:r w:rsidRPr="00211944">
        <w:rPr>
          <w:color w:val="000000" w:themeColor="text1"/>
          <w:sz w:val="20"/>
        </w:rPr>
        <w:br/>
      </w:r>
    </w:p>
    <w:p w14:paraId="50987EB9" w14:textId="77777777" w:rsidR="00C23D95" w:rsidRPr="00211944" w:rsidRDefault="00C23D95" w:rsidP="00C23D95">
      <w:p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>FR5 - Goods Issue</w:t>
      </w:r>
    </w:p>
    <w:p w14:paraId="0542506F" w14:textId="77777777" w:rsidR="00C23D95" w:rsidRPr="00211944" w:rsidRDefault="00C23D95" w:rsidP="00C23D95">
      <w:pPr>
        <w:numPr>
          <w:ilvl w:val="0"/>
          <w:numId w:val="37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Goods can only be issued according to the business's payment/credit rules. </w:t>
      </w:r>
    </w:p>
    <w:p w14:paraId="5C1461E7" w14:textId="77777777" w:rsidR="00C23D95" w:rsidRPr="00211944" w:rsidRDefault="00C23D95" w:rsidP="00C23D95">
      <w:pPr>
        <w:numPr>
          <w:ilvl w:val="0"/>
          <w:numId w:val="37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System records of which products were supplied. </w:t>
      </w:r>
    </w:p>
    <w:p w14:paraId="14FCC1DF" w14:textId="77777777" w:rsidR="00C23D95" w:rsidRPr="00211944" w:rsidRDefault="00C23D95" w:rsidP="00C23D95">
      <w:pPr>
        <w:numPr>
          <w:ilvl w:val="0"/>
          <w:numId w:val="37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>Stock is reduced when goods are issued/sold (Goods out)</w:t>
      </w:r>
      <w:r w:rsidRPr="00211944">
        <w:rPr>
          <w:color w:val="000000" w:themeColor="text1"/>
          <w:sz w:val="20"/>
        </w:rPr>
        <w:br/>
      </w:r>
    </w:p>
    <w:p w14:paraId="3FA65184" w14:textId="77777777" w:rsidR="00C23D95" w:rsidRPr="00211944" w:rsidRDefault="00C23D95" w:rsidP="00C23D95">
      <w:p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>FR6 - Proof of Purchase</w:t>
      </w:r>
      <w:r w:rsidRPr="00211944">
        <w:rPr>
          <w:color w:val="000000" w:themeColor="text1"/>
          <w:sz w:val="20"/>
        </w:rPr>
        <w:br/>
        <w:t>After the sale/payment, the system must generate a receipt/proof of purchase showing:</w:t>
      </w:r>
    </w:p>
    <w:p w14:paraId="6A92160F" w14:textId="77777777" w:rsidR="00C23D95" w:rsidRPr="00211944" w:rsidRDefault="00C23D95" w:rsidP="00C23D95">
      <w:pPr>
        <w:numPr>
          <w:ilvl w:val="0"/>
          <w:numId w:val="38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Receipt number </w:t>
      </w:r>
    </w:p>
    <w:p w14:paraId="016526E1" w14:textId="77777777" w:rsidR="00C23D95" w:rsidRPr="00211944" w:rsidRDefault="00C23D95" w:rsidP="00C23D95">
      <w:pPr>
        <w:numPr>
          <w:ilvl w:val="0"/>
          <w:numId w:val="38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Customer </w:t>
      </w:r>
    </w:p>
    <w:p w14:paraId="209128A8" w14:textId="77777777" w:rsidR="00C23D95" w:rsidRPr="00211944" w:rsidRDefault="00C23D95" w:rsidP="00C23D95">
      <w:pPr>
        <w:numPr>
          <w:ilvl w:val="0"/>
          <w:numId w:val="38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Items purchased </w:t>
      </w:r>
    </w:p>
    <w:p w14:paraId="7BD1813B" w14:textId="77777777" w:rsidR="00C23D95" w:rsidRPr="00211944" w:rsidRDefault="00C23D95" w:rsidP="00C23D95">
      <w:pPr>
        <w:numPr>
          <w:ilvl w:val="0"/>
          <w:numId w:val="38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Total </w:t>
      </w:r>
    </w:p>
    <w:p w14:paraId="2F57B5B9" w14:textId="77777777" w:rsidR="00C23D95" w:rsidRPr="00211944" w:rsidRDefault="00C23D95" w:rsidP="00C23D95">
      <w:pPr>
        <w:numPr>
          <w:ilvl w:val="0"/>
          <w:numId w:val="38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Amount paid </w:t>
      </w:r>
    </w:p>
    <w:p w14:paraId="52E3510C" w14:textId="77777777" w:rsidR="00C23D95" w:rsidRPr="00211944" w:rsidRDefault="00C23D95" w:rsidP="00C23D95">
      <w:pPr>
        <w:numPr>
          <w:ilvl w:val="0"/>
          <w:numId w:val="38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Payment method </w:t>
      </w:r>
    </w:p>
    <w:p w14:paraId="75A92734" w14:textId="77777777" w:rsidR="00C23D95" w:rsidRPr="00211944" w:rsidRDefault="00C23D95" w:rsidP="00C23D95">
      <w:pPr>
        <w:numPr>
          <w:ilvl w:val="0"/>
          <w:numId w:val="38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Outstanding balance, if any </w:t>
      </w:r>
    </w:p>
    <w:p w14:paraId="7551DAAB" w14:textId="77777777" w:rsidR="00C23D95" w:rsidRPr="00211944" w:rsidRDefault="00C23D95" w:rsidP="00C23D95">
      <w:pPr>
        <w:numPr>
          <w:ilvl w:val="0"/>
          <w:numId w:val="38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Date/time </w:t>
      </w:r>
    </w:p>
    <w:p w14:paraId="603EB7CC" w14:textId="77777777" w:rsidR="00C23D95" w:rsidRPr="00211944" w:rsidRDefault="00C23D95" w:rsidP="00C23D95">
      <w:pPr>
        <w:numPr>
          <w:ilvl w:val="0"/>
          <w:numId w:val="38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Reference to the invoice/order. </w:t>
      </w:r>
    </w:p>
    <w:p w14:paraId="611DF9AE" w14:textId="77777777" w:rsidR="00C23D95" w:rsidRPr="00211944" w:rsidRDefault="00C23D95" w:rsidP="00C23D95">
      <w:pPr>
        <w:numPr>
          <w:ilvl w:val="0"/>
          <w:numId w:val="38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>Who assisted the customer as well or made the order (salesperson)</w:t>
      </w:r>
      <w:r w:rsidRPr="00211944">
        <w:rPr>
          <w:color w:val="000000" w:themeColor="text1"/>
          <w:sz w:val="20"/>
        </w:rPr>
        <w:br/>
      </w:r>
    </w:p>
    <w:p w14:paraId="5600699E" w14:textId="77777777" w:rsidR="00C23D95" w:rsidRPr="00211944" w:rsidRDefault="00C23D95" w:rsidP="00C23D95">
      <w:p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>FR7 - Outstanding Balance</w:t>
      </w:r>
      <w:r w:rsidRPr="00211944">
        <w:rPr>
          <w:color w:val="000000" w:themeColor="text1"/>
          <w:sz w:val="20"/>
        </w:rPr>
        <w:br/>
      </w:r>
      <w:r w:rsidRPr="00211944">
        <w:rPr>
          <w:color w:val="000000" w:themeColor="text1"/>
          <w:sz w:val="20"/>
        </w:rPr>
        <w:br/>
        <w:t>The system must automatically calculate:</w:t>
      </w:r>
      <w:r w:rsidRPr="00211944">
        <w:rPr>
          <w:color w:val="000000" w:themeColor="text1"/>
          <w:sz w:val="20"/>
        </w:rPr>
        <w:br/>
      </w:r>
    </w:p>
    <w:p w14:paraId="68E0B155" w14:textId="77777777" w:rsidR="00C23D95" w:rsidRPr="00211944" w:rsidRDefault="00C23D95" w:rsidP="00C23D95">
      <w:p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>Outstanding Balance = Invoice Total − Total Payments</w:t>
      </w:r>
    </w:p>
    <w:p w14:paraId="0EFFE90B" w14:textId="77777777" w:rsidR="00C23D95" w:rsidRPr="00211944" w:rsidRDefault="00C23D95" w:rsidP="00C23D95">
      <w:p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The balance must be </w:t>
      </w:r>
      <w:proofErr w:type="gramStart"/>
      <w:r w:rsidRPr="00211944">
        <w:rPr>
          <w:color w:val="000000" w:themeColor="text1"/>
          <w:sz w:val="20"/>
        </w:rPr>
        <w:t>update</w:t>
      </w:r>
      <w:proofErr w:type="gramEnd"/>
      <w:r w:rsidRPr="00211944">
        <w:rPr>
          <w:color w:val="000000" w:themeColor="text1"/>
          <w:sz w:val="20"/>
        </w:rPr>
        <w:t xml:space="preserve"> after every payment.</w:t>
      </w:r>
      <w:r w:rsidRPr="00211944">
        <w:rPr>
          <w:color w:val="000000" w:themeColor="text1"/>
          <w:sz w:val="20"/>
        </w:rPr>
        <w:br/>
      </w:r>
    </w:p>
    <w:p w14:paraId="0A9BF256" w14:textId="6482E704" w:rsidR="00C23D95" w:rsidRPr="00211944" w:rsidRDefault="00C23D95" w:rsidP="00C23D95">
      <w:p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FR8 </w:t>
      </w:r>
      <w:r w:rsidR="005411C4">
        <w:rPr>
          <w:color w:val="000000" w:themeColor="text1"/>
          <w:sz w:val="20"/>
        </w:rPr>
        <w:t>-</w:t>
      </w:r>
      <w:r w:rsidRPr="00211944">
        <w:rPr>
          <w:color w:val="000000" w:themeColor="text1"/>
          <w:sz w:val="20"/>
        </w:rPr>
        <w:t xml:space="preserve"> Payment History</w:t>
      </w:r>
      <w:r w:rsidRPr="00211944">
        <w:rPr>
          <w:color w:val="000000" w:themeColor="text1"/>
          <w:sz w:val="20"/>
        </w:rPr>
        <w:br/>
        <w:t>The system must keep all payments linked to the invoice/customer, including:</w:t>
      </w:r>
    </w:p>
    <w:p w14:paraId="1BAC8E95" w14:textId="77777777" w:rsidR="00C23D95" w:rsidRPr="00211944" w:rsidRDefault="00C23D95" w:rsidP="00C23D95">
      <w:pPr>
        <w:numPr>
          <w:ilvl w:val="0"/>
          <w:numId w:val="39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Payment date </w:t>
      </w:r>
    </w:p>
    <w:p w14:paraId="45E6AC97" w14:textId="77777777" w:rsidR="00C23D95" w:rsidRPr="00211944" w:rsidRDefault="00C23D95" w:rsidP="00C23D95">
      <w:pPr>
        <w:numPr>
          <w:ilvl w:val="0"/>
          <w:numId w:val="39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Amount </w:t>
      </w:r>
    </w:p>
    <w:p w14:paraId="3D77FB1E" w14:textId="77777777" w:rsidR="00C23D95" w:rsidRPr="00211944" w:rsidRDefault="00C23D95" w:rsidP="00C23D95">
      <w:pPr>
        <w:numPr>
          <w:ilvl w:val="0"/>
          <w:numId w:val="39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lastRenderedPageBreak/>
        <w:t xml:space="preserve">Payment method </w:t>
      </w:r>
    </w:p>
    <w:p w14:paraId="3EE974B5" w14:textId="77777777" w:rsidR="00C23D95" w:rsidRPr="00211944" w:rsidRDefault="00C23D95" w:rsidP="00C23D95">
      <w:pPr>
        <w:numPr>
          <w:ilvl w:val="0"/>
          <w:numId w:val="39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Reference number </w:t>
      </w:r>
    </w:p>
    <w:p w14:paraId="1D2F102F" w14:textId="77777777" w:rsidR="00C23D95" w:rsidRPr="00211944" w:rsidRDefault="00C23D95" w:rsidP="00C23D95">
      <w:pPr>
        <w:numPr>
          <w:ilvl w:val="0"/>
          <w:numId w:val="39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User who recorded the payment. </w:t>
      </w:r>
      <w:r w:rsidRPr="00211944">
        <w:rPr>
          <w:color w:val="000000" w:themeColor="text1"/>
          <w:sz w:val="20"/>
        </w:rPr>
        <w:br/>
      </w:r>
    </w:p>
    <w:p w14:paraId="318C990B" w14:textId="77777777" w:rsidR="00C23D95" w:rsidRPr="00211944" w:rsidRDefault="00C23D95" w:rsidP="00C23D95">
      <w:p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>4. Key Business Rule</w:t>
      </w:r>
    </w:p>
    <w:p w14:paraId="79D7F6C9" w14:textId="77777777" w:rsidR="00C23D95" w:rsidRPr="00211944" w:rsidRDefault="00C23D95" w:rsidP="00C23D95">
      <w:p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>An invoice should not be marked as "Paid" until the total amount received is equal to or greater than the invoice total.</w:t>
      </w:r>
    </w:p>
    <w:p w14:paraId="6D237B45" w14:textId="77777777" w:rsidR="00C23D95" w:rsidRPr="00211944" w:rsidRDefault="00C23D95" w:rsidP="00C23D95">
      <w:p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>For partial payments, the invoice remains Partially Paid and the outstanding balance must remain visible.</w:t>
      </w:r>
    </w:p>
    <w:p w14:paraId="053D08D2" w14:textId="77777777" w:rsidR="00C23D95" w:rsidRPr="00B60CDB" w:rsidRDefault="00C23D95" w:rsidP="00C23D95">
      <w:pPr>
        <w:pStyle w:val="ListBullet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1188126B" w14:textId="77777777" w:rsidR="002D1DC7" w:rsidRPr="00B60CDB" w:rsidRDefault="00000000">
      <w:pPr>
        <w:pStyle w:val="Heading2"/>
        <w:rPr>
          <w:rFonts w:ascii="Aptos" w:hAnsi="Aptos"/>
          <w:sz w:val="20"/>
          <w:szCs w:val="20"/>
        </w:rPr>
      </w:pPr>
      <w:r w:rsidRPr="00B60CDB">
        <w:rPr>
          <w:rFonts w:ascii="Aptos" w:hAnsi="Aptos"/>
          <w:sz w:val="20"/>
          <w:szCs w:val="20"/>
        </w:rPr>
        <w:t>6.7 Customer Credit Management</w:t>
      </w:r>
    </w:p>
    <w:p w14:paraId="2C375A34" w14:textId="77777777" w:rsidR="002D1DC7" w:rsidRPr="00B60CDB" w:rsidRDefault="00000000">
      <w:pPr>
        <w:rPr>
          <w:sz w:val="20"/>
          <w:szCs w:val="20"/>
        </w:rPr>
      </w:pPr>
      <w:r w:rsidRPr="00B60CDB">
        <w:rPr>
          <w:sz w:val="20"/>
          <w:szCs w:val="20"/>
        </w:rPr>
        <w:t xml:space="preserve">Credit management is a core requirement because some customers purchase goods and pay </w:t>
      </w:r>
      <w:r w:rsidR="005A4B17" w:rsidRPr="00B60CDB">
        <w:rPr>
          <w:sz w:val="20"/>
          <w:szCs w:val="20"/>
        </w:rPr>
        <w:t>later</w:t>
      </w:r>
      <w:r w:rsidRPr="00B60CDB">
        <w:rPr>
          <w:sz w:val="20"/>
          <w:szCs w:val="20"/>
        </w:rPr>
        <w:t>.</w:t>
      </w:r>
    </w:p>
    <w:p w14:paraId="628C53BB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Create and maintain credit customer profiles.</w:t>
      </w:r>
    </w:p>
    <w:p w14:paraId="3C751AC7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Store customer name and optional contact information.</w:t>
      </w:r>
    </w:p>
    <w:p w14:paraId="73912912" w14:textId="77777777" w:rsidR="002D1DC7" w:rsidRPr="00211944" w:rsidRDefault="00000000">
      <w:pPr>
        <w:pStyle w:val="ListBullet"/>
        <w:rPr>
          <w:color w:val="000000" w:themeColor="text1"/>
          <w:sz w:val="20"/>
          <w:szCs w:val="20"/>
        </w:rPr>
      </w:pPr>
      <w:r w:rsidRPr="00B60CDB">
        <w:rPr>
          <w:sz w:val="20"/>
          <w:szCs w:val="20"/>
        </w:rPr>
        <w:t>Set an optional credit limit.</w:t>
      </w:r>
    </w:p>
    <w:p w14:paraId="22E17D25" w14:textId="77777777" w:rsidR="002D1DC7" w:rsidRPr="00211944" w:rsidRDefault="00000000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Record credit sales against the customer account</w:t>
      </w:r>
      <w:r w:rsidR="00FC4220" w:rsidRPr="00211944">
        <w:rPr>
          <w:color w:val="000000" w:themeColor="text1"/>
          <w:sz w:val="20"/>
          <w:szCs w:val="20"/>
        </w:rPr>
        <w:t xml:space="preserve"> as mandatory.</w:t>
      </w:r>
    </w:p>
    <w:p w14:paraId="3F8AB39B" w14:textId="77777777" w:rsidR="002D1DC7" w:rsidRPr="00211944" w:rsidRDefault="00000000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Increase the customer's outstanding balance when a credit sale is completed.</w:t>
      </w:r>
    </w:p>
    <w:p w14:paraId="47191FDE" w14:textId="77777777" w:rsidR="002D1DC7" w:rsidRPr="00211944" w:rsidRDefault="00000000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Record full or partial credit payments.</w:t>
      </w:r>
    </w:p>
    <w:p w14:paraId="29E86A55" w14:textId="77777777" w:rsidR="002D1DC7" w:rsidRPr="00211944" w:rsidRDefault="00000000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Reduce the outstanding balance when a payment is recorded.</w:t>
      </w:r>
    </w:p>
    <w:p w14:paraId="5443FAD2" w14:textId="77777777" w:rsidR="002D1DC7" w:rsidRPr="00211944" w:rsidRDefault="00000000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Display current outstanding balance and available credit.</w:t>
      </w:r>
    </w:p>
    <w:p w14:paraId="4EFA301E" w14:textId="77777777" w:rsidR="002D1DC7" w:rsidRPr="00211944" w:rsidRDefault="00000000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Display complete customer transaction history.</w:t>
      </w:r>
    </w:p>
    <w:p w14:paraId="6F14C2F7" w14:textId="789E76DF" w:rsidR="002D1DC7" w:rsidRPr="00211944" w:rsidRDefault="00000000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Generate customer statements</w:t>
      </w:r>
      <w:r w:rsidR="00746368" w:rsidRPr="00211944">
        <w:rPr>
          <w:color w:val="000000" w:themeColor="text1"/>
          <w:sz w:val="20"/>
          <w:szCs w:val="20"/>
        </w:rPr>
        <w:t xml:space="preserve"> and </w:t>
      </w:r>
      <w:r w:rsidR="008B2CA2">
        <w:rPr>
          <w:color w:val="000000" w:themeColor="text1"/>
          <w:sz w:val="20"/>
          <w:szCs w:val="20"/>
        </w:rPr>
        <w:t xml:space="preserve">add </w:t>
      </w:r>
      <w:r w:rsidR="00746368" w:rsidRPr="00211944">
        <w:rPr>
          <w:color w:val="000000" w:themeColor="text1"/>
          <w:sz w:val="20"/>
          <w:szCs w:val="20"/>
        </w:rPr>
        <w:t>filter on headers to sort by status column.</w:t>
      </w:r>
    </w:p>
    <w:p w14:paraId="0A88764B" w14:textId="77777777" w:rsidR="002D1DC7" w:rsidRPr="00211944" w:rsidRDefault="00000000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Identify customers whose credit exceeds their configured limit.</w:t>
      </w:r>
    </w:p>
    <w:p w14:paraId="302ED8C3" w14:textId="43E29A8F" w:rsidR="002D1DC7" w:rsidRPr="00275EAA" w:rsidRDefault="00000000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 xml:space="preserve">Allow </w:t>
      </w:r>
      <w:r w:rsidR="00321550" w:rsidRPr="00275EAA">
        <w:rPr>
          <w:color w:val="000000" w:themeColor="text1"/>
          <w:sz w:val="20"/>
          <w:szCs w:val="20"/>
        </w:rPr>
        <w:t>authorized</w:t>
      </w:r>
      <w:r w:rsidRPr="00275EAA">
        <w:rPr>
          <w:color w:val="000000" w:themeColor="text1"/>
          <w:sz w:val="20"/>
          <w:szCs w:val="20"/>
        </w:rPr>
        <w:t xml:space="preserve"> users</w:t>
      </w:r>
      <w:r w:rsidR="00C166A2" w:rsidRPr="00275EAA">
        <w:rPr>
          <w:color w:val="000000" w:themeColor="text1"/>
          <w:sz w:val="20"/>
          <w:szCs w:val="20"/>
        </w:rPr>
        <w:t xml:space="preserve"> manager and admin</w:t>
      </w:r>
      <w:r w:rsidRPr="00275EAA">
        <w:rPr>
          <w:color w:val="000000" w:themeColor="text1"/>
          <w:sz w:val="20"/>
          <w:szCs w:val="20"/>
        </w:rPr>
        <w:t xml:space="preserve"> to override a credit </w:t>
      </w:r>
      <w:r w:rsidR="00570CFA" w:rsidRPr="00275EAA">
        <w:rPr>
          <w:color w:val="000000" w:themeColor="text1"/>
          <w:sz w:val="20"/>
          <w:szCs w:val="20"/>
        </w:rPr>
        <w:t>limit</w:t>
      </w:r>
      <w:r w:rsidR="00183ABF" w:rsidRPr="00275EAA">
        <w:rPr>
          <w:color w:val="000000" w:themeColor="text1"/>
          <w:sz w:val="20"/>
          <w:szCs w:val="20"/>
        </w:rPr>
        <w:t xml:space="preserve"> by putting in code</w:t>
      </w:r>
      <w:r w:rsidR="00570CFA" w:rsidRPr="00275EAA">
        <w:rPr>
          <w:color w:val="000000" w:themeColor="text1"/>
          <w:sz w:val="20"/>
          <w:szCs w:val="20"/>
        </w:rPr>
        <w:t>,</w:t>
      </w:r>
      <w:r w:rsidRPr="00275EAA">
        <w:rPr>
          <w:color w:val="000000" w:themeColor="text1"/>
          <w:sz w:val="20"/>
          <w:szCs w:val="20"/>
        </w:rPr>
        <w:t xml:space="preserve"> when </w:t>
      </w:r>
      <w:r w:rsidR="00502FA4" w:rsidRPr="00275EAA">
        <w:rPr>
          <w:color w:val="000000" w:themeColor="text1"/>
          <w:sz w:val="20"/>
          <w:szCs w:val="20"/>
        </w:rPr>
        <w:t>necessary, in this case manager and Admin</w:t>
      </w:r>
      <w:r w:rsidR="00183ABF" w:rsidRPr="00275EAA">
        <w:rPr>
          <w:color w:val="000000" w:themeColor="text1"/>
          <w:sz w:val="20"/>
          <w:szCs w:val="20"/>
        </w:rPr>
        <w:t>.</w:t>
      </w:r>
    </w:p>
    <w:p w14:paraId="0B361286" w14:textId="4D0C027E" w:rsidR="00183ABF" w:rsidRPr="00275EAA" w:rsidRDefault="00183ABF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 xml:space="preserve">There must be a setting in the system to set up an Override code for </w:t>
      </w:r>
      <w:r w:rsidR="00972791" w:rsidRPr="00275EAA">
        <w:rPr>
          <w:color w:val="000000" w:themeColor="text1"/>
          <w:sz w:val="20"/>
          <w:szCs w:val="20"/>
        </w:rPr>
        <w:t>managers</w:t>
      </w:r>
      <w:r w:rsidRPr="00275EAA">
        <w:rPr>
          <w:color w:val="000000" w:themeColor="text1"/>
          <w:sz w:val="20"/>
          <w:szCs w:val="20"/>
        </w:rPr>
        <w:t xml:space="preserve"> and admin users to override for standard users in the system.</w:t>
      </w:r>
    </w:p>
    <w:p w14:paraId="103E8F8D" w14:textId="77777777" w:rsidR="002D1DC7" w:rsidRPr="00211944" w:rsidRDefault="00000000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 xml:space="preserve">Maintain an audit trail for credit sales, payments </w:t>
      </w:r>
      <w:r w:rsidRPr="00211944">
        <w:rPr>
          <w:color w:val="000000" w:themeColor="text1"/>
          <w:sz w:val="20"/>
          <w:szCs w:val="20"/>
        </w:rPr>
        <w:t>and adjustments.</w:t>
      </w:r>
    </w:p>
    <w:p w14:paraId="4B15DE7A" w14:textId="77777777" w:rsidR="00956A52" w:rsidRPr="00211944" w:rsidRDefault="00956A52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Export to Excel, PDF and Email function integration.</w:t>
      </w:r>
    </w:p>
    <w:p w14:paraId="2104C863" w14:textId="77777777" w:rsidR="00E96FE0" w:rsidRPr="00E96FE0" w:rsidRDefault="00E96FE0" w:rsidP="00E96FE0">
      <w:pPr>
        <w:pStyle w:val="Heading2"/>
        <w:rPr>
          <w:rFonts w:ascii="Aptos" w:hAnsi="Aptos"/>
          <w:sz w:val="20"/>
          <w:szCs w:val="20"/>
        </w:rPr>
      </w:pPr>
      <w:r w:rsidRPr="00E96FE0">
        <w:rPr>
          <w:rFonts w:ascii="Aptos" w:hAnsi="Aptos"/>
          <w:sz w:val="20"/>
          <w:szCs w:val="20"/>
        </w:rPr>
        <w:t>6.7.1 Customer Return and Credit Note</w:t>
      </w:r>
    </w:p>
    <w:p w14:paraId="4F883E2E" w14:textId="77777777" w:rsidR="00211944" w:rsidRPr="00211944" w:rsidRDefault="00211944" w:rsidP="00211944">
      <w:pPr>
        <w:pStyle w:val="ListNumber"/>
        <w:numPr>
          <w:ilvl w:val="0"/>
          <w:numId w:val="10"/>
        </w:numPr>
        <w:spacing w:after="40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User selects the product and quantity being returned.</w:t>
      </w:r>
    </w:p>
    <w:p w14:paraId="38C637BD" w14:textId="77777777" w:rsidR="00211944" w:rsidRPr="00211944" w:rsidRDefault="00211944" w:rsidP="00211944">
      <w:pPr>
        <w:pStyle w:val="ListNumber"/>
        <w:numPr>
          <w:ilvl w:val="0"/>
          <w:numId w:val="10"/>
        </w:numPr>
        <w:spacing w:after="40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User selects a mandatory return reason.</w:t>
      </w:r>
    </w:p>
    <w:p w14:paraId="27551D03" w14:textId="77777777" w:rsidR="00211944" w:rsidRPr="00211944" w:rsidRDefault="00211944" w:rsidP="00211944">
      <w:pPr>
        <w:pStyle w:val="ListNumber"/>
        <w:numPr>
          <w:ilvl w:val="0"/>
          <w:numId w:val="10"/>
        </w:numPr>
        <w:spacing w:after="40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User records product condition and inspection notes.</w:t>
      </w:r>
    </w:p>
    <w:p w14:paraId="0746BD48" w14:textId="77777777" w:rsidR="00211944" w:rsidRPr="00211944" w:rsidRDefault="00211944" w:rsidP="00211944">
      <w:pPr>
        <w:pStyle w:val="ListNumber"/>
        <w:numPr>
          <w:ilvl w:val="0"/>
          <w:numId w:val="10"/>
        </w:numPr>
        <w:spacing w:after="40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User selects inventory action: return to stock, quarantine/damaged, warranty/supplier return, or write-off.</w:t>
      </w:r>
    </w:p>
    <w:p w14:paraId="3FD827AE" w14:textId="77777777" w:rsidR="00211944" w:rsidRPr="00211944" w:rsidRDefault="00211944" w:rsidP="00211944">
      <w:pPr>
        <w:pStyle w:val="ListNumber"/>
        <w:numPr>
          <w:ilvl w:val="0"/>
          <w:numId w:val="10"/>
        </w:numPr>
        <w:spacing w:after="40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Authorized user approves the return where approval is enabled.</w:t>
      </w:r>
    </w:p>
    <w:p w14:paraId="627724B6" w14:textId="77777777" w:rsidR="00211944" w:rsidRPr="00275EAA" w:rsidRDefault="00211944" w:rsidP="00211944">
      <w:pPr>
        <w:pStyle w:val="ListNumber"/>
        <w:numPr>
          <w:ilvl w:val="0"/>
          <w:numId w:val="10"/>
        </w:numPr>
        <w:spacing w:after="40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System generates a credit note linked to the original invoice.</w:t>
      </w:r>
    </w:p>
    <w:p w14:paraId="0FC8468B" w14:textId="77777777" w:rsidR="00211944" w:rsidRPr="00275EAA" w:rsidRDefault="00211944" w:rsidP="00211944">
      <w:pPr>
        <w:pStyle w:val="ListNumber"/>
        <w:numPr>
          <w:ilvl w:val="0"/>
          <w:numId w:val="10"/>
        </w:numPr>
        <w:spacing w:after="40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System posts the correct inventory movement.</w:t>
      </w:r>
    </w:p>
    <w:p w14:paraId="41E8587A" w14:textId="03695B56" w:rsidR="00A607AB" w:rsidRPr="00275EAA" w:rsidRDefault="00A607AB" w:rsidP="00211944">
      <w:pPr>
        <w:pStyle w:val="ListNumber"/>
        <w:numPr>
          <w:ilvl w:val="0"/>
          <w:numId w:val="10"/>
        </w:numPr>
        <w:spacing w:after="40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 xml:space="preserve">System </w:t>
      </w:r>
      <w:r w:rsidR="00D42989" w:rsidRPr="00275EAA">
        <w:rPr>
          <w:color w:val="000000" w:themeColor="text1"/>
          <w:sz w:val="20"/>
          <w:szCs w:val="20"/>
        </w:rPr>
        <w:t>adds</w:t>
      </w:r>
      <w:r w:rsidRPr="00275EAA">
        <w:rPr>
          <w:color w:val="000000" w:themeColor="text1"/>
          <w:sz w:val="20"/>
          <w:szCs w:val="20"/>
        </w:rPr>
        <w:t xml:space="preserve"> quantity back into the system if stock item is not Damaged and still in good condition.</w:t>
      </w:r>
    </w:p>
    <w:p w14:paraId="1146EF9B" w14:textId="77777777" w:rsidR="00211944" w:rsidRPr="00275EAA" w:rsidRDefault="00211944" w:rsidP="00211944">
      <w:pPr>
        <w:pStyle w:val="ListNumber"/>
        <w:numPr>
          <w:ilvl w:val="0"/>
          <w:numId w:val="10"/>
        </w:numPr>
        <w:spacing w:after="40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System creates a refund/store-credit/account-credit/exchange record.</w:t>
      </w:r>
    </w:p>
    <w:p w14:paraId="37C34342" w14:textId="57E43E83" w:rsidR="00FE6960" w:rsidRPr="00275EAA" w:rsidRDefault="00FE6960" w:rsidP="00211944">
      <w:pPr>
        <w:pStyle w:val="ListNumber"/>
        <w:numPr>
          <w:ilvl w:val="0"/>
          <w:numId w:val="10"/>
        </w:numPr>
        <w:spacing w:after="40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System to record all the refunds and generate a refund/returned stock items report with how much was refunded if any refund was made.</w:t>
      </w:r>
    </w:p>
    <w:p w14:paraId="6962CE1F" w14:textId="77777777" w:rsidR="00211944" w:rsidRPr="00275EAA" w:rsidRDefault="00211944" w:rsidP="00211944">
      <w:pPr>
        <w:pStyle w:val="ListNumber"/>
        <w:numPr>
          <w:ilvl w:val="0"/>
          <w:numId w:val="10"/>
        </w:numPr>
        <w:spacing w:after="40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For credit customers, the outstanding balance is reduced by the approved credit amount.</w:t>
      </w:r>
    </w:p>
    <w:p w14:paraId="0E8A59AD" w14:textId="77777777" w:rsidR="00211944" w:rsidRPr="00211944" w:rsidRDefault="00211944" w:rsidP="00211944">
      <w:pPr>
        <w:pStyle w:val="ListNumber"/>
        <w:numPr>
          <w:ilvl w:val="0"/>
          <w:numId w:val="10"/>
        </w:numPr>
        <w:spacing w:after="40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Return and credit notes become available in reports and audit history</w:t>
      </w:r>
      <w:r w:rsidRPr="00211944">
        <w:rPr>
          <w:color w:val="000000" w:themeColor="text1"/>
          <w:sz w:val="20"/>
          <w:szCs w:val="20"/>
        </w:rPr>
        <w:t>.</w:t>
      </w:r>
    </w:p>
    <w:p w14:paraId="6C9EF03A" w14:textId="77777777" w:rsidR="00211944" w:rsidRPr="00211944" w:rsidRDefault="00211944" w:rsidP="00211944">
      <w:pPr>
        <w:pStyle w:val="ListNumber"/>
        <w:numPr>
          <w:ilvl w:val="0"/>
          <w:numId w:val="0"/>
        </w:numPr>
        <w:spacing w:after="40"/>
        <w:ind w:left="360" w:hanging="360"/>
        <w:rPr>
          <w:color w:val="000000" w:themeColor="text1"/>
          <w:sz w:val="20"/>
          <w:szCs w:val="20"/>
        </w:rPr>
      </w:pPr>
    </w:p>
    <w:p w14:paraId="2872CB9F" w14:textId="77777777" w:rsidR="00211944" w:rsidRPr="00211944" w:rsidRDefault="00211944" w:rsidP="00211944">
      <w:pPr>
        <w:spacing w:after="0" w:line="240" w:lineRule="auto"/>
        <w:rPr>
          <w:b/>
          <w:bCs/>
          <w:color w:val="000000" w:themeColor="text1"/>
          <w:sz w:val="20"/>
        </w:rPr>
      </w:pPr>
      <w:r w:rsidRPr="00764B24">
        <w:rPr>
          <w:b/>
          <w:bCs/>
          <w:color w:val="4F81BD" w:themeColor="accent1"/>
          <w:sz w:val="20"/>
        </w:rPr>
        <w:t>6.7.2. Invoicing:</w:t>
      </w:r>
      <w:r w:rsidRPr="00764B24">
        <w:rPr>
          <w:b/>
          <w:bCs/>
          <w:color w:val="4F81BD" w:themeColor="accent1"/>
          <w:sz w:val="20"/>
        </w:rPr>
        <w:br/>
      </w:r>
    </w:p>
    <w:p w14:paraId="56FA51A0" w14:textId="77777777" w:rsidR="00211944" w:rsidRPr="00211944" w:rsidRDefault="00211944" w:rsidP="00211944">
      <w:p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>1. Purpose</w:t>
      </w:r>
    </w:p>
    <w:p w14:paraId="5C1A502C" w14:textId="77777777" w:rsidR="00211944" w:rsidRPr="00211944" w:rsidRDefault="00211944" w:rsidP="00211944">
      <w:p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>The invoicing module must allow authorized users to create, manage, issue, pay, reconcile, adjust and track customer invoices, while always showing the expected amount owed by customers.</w:t>
      </w:r>
      <w:r w:rsidRPr="00211944">
        <w:rPr>
          <w:color w:val="000000" w:themeColor="text1"/>
          <w:sz w:val="20"/>
        </w:rPr>
        <w:br/>
      </w:r>
    </w:p>
    <w:p w14:paraId="78829B25" w14:textId="77777777" w:rsidR="00211944" w:rsidRPr="00211944" w:rsidRDefault="00211944" w:rsidP="00211944">
      <w:p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>2. Main Invoice Functions</w:t>
      </w:r>
    </w:p>
    <w:tbl>
      <w:tblPr>
        <w:tblStyle w:val="TableGridLight"/>
        <w:tblW w:w="0" w:type="auto"/>
        <w:tblInd w:w="108" w:type="dxa"/>
        <w:tblLook w:val="04A0" w:firstRow="1" w:lastRow="0" w:firstColumn="1" w:lastColumn="0" w:noHBand="0" w:noVBand="1"/>
      </w:tblPr>
      <w:tblGrid>
        <w:gridCol w:w="2392"/>
        <w:gridCol w:w="7652"/>
      </w:tblGrid>
      <w:tr w:rsidR="00211944" w:rsidRPr="00211944" w14:paraId="65D18141" w14:textId="77777777" w:rsidTr="00370265">
        <w:tc>
          <w:tcPr>
            <w:tcW w:w="2392" w:type="dxa"/>
            <w:hideMark/>
          </w:tcPr>
          <w:p w14:paraId="4586E19D" w14:textId="77777777" w:rsidR="00211944" w:rsidRPr="00211944" w:rsidRDefault="00211944" w:rsidP="00370265">
            <w:pPr>
              <w:jc w:val="center"/>
              <w:rPr>
                <w:b/>
                <w:bCs/>
                <w:color w:val="000000" w:themeColor="text1"/>
                <w:sz w:val="20"/>
              </w:rPr>
            </w:pPr>
            <w:r w:rsidRPr="00211944">
              <w:rPr>
                <w:b/>
                <w:bCs/>
                <w:color w:val="000000" w:themeColor="text1"/>
                <w:sz w:val="20"/>
              </w:rPr>
              <w:t>Function</w:t>
            </w:r>
          </w:p>
        </w:tc>
        <w:tc>
          <w:tcPr>
            <w:tcW w:w="0" w:type="auto"/>
            <w:hideMark/>
          </w:tcPr>
          <w:p w14:paraId="628A1196" w14:textId="77777777" w:rsidR="00211944" w:rsidRPr="00211944" w:rsidRDefault="00211944" w:rsidP="00370265">
            <w:pPr>
              <w:jc w:val="center"/>
              <w:rPr>
                <w:b/>
                <w:bCs/>
                <w:color w:val="000000" w:themeColor="text1"/>
                <w:sz w:val="20"/>
              </w:rPr>
            </w:pPr>
            <w:r w:rsidRPr="00211944">
              <w:rPr>
                <w:b/>
                <w:bCs/>
                <w:color w:val="000000" w:themeColor="text1"/>
                <w:sz w:val="20"/>
              </w:rPr>
              <w:t>Requirement</w:t>
            </w:r>
          </w:p>
        </w:tc>
      </w:tr>
      <w:tr w:rsidR="00211944" w:rsidRPr="00211944" w14:paraId="1211DA10" w14:textId="77777777" w:rsidTr="00370265">
        <w:tc>
          <w:tcPr>
            <w:tcW w:w="2392" w:type="dxa"/>
            <w:hideMark/>
          </w:tcPr>
          <w:p w14:paraId="31588BAE" w14:textId="77777777" w:rsidR="00211944" w:rsidRPr="00211944" w:rsidRDefault="00211944" w:rsidP="00370265">
            <w:pPr>
              <w:rPr>
                <w:color w:val="000000" w:themeColor="text1"/>
                <w:sz w:val="20"/>
              </w:rPr>
            </w:pPr>
            <w:r w:rsidRPr="00211944">
              <w:rPr>
                <w:color w:val="000000" w:themeColor="text1"/>
                <w:sz w:val="20"/>
              </w:rPr>
              <w:t>View Invoices</w:t>
            </w:r>
          </w:p>
        </w:tc>
        <w:tc>
          <w:tcPr>
            <w:tcW w:w="0" w:type="auto"/>
            <w:hideMark/>
          </w:tcPr>
          <w:p w14:paraId="2CF36FB9" w14:textId="77777777" w:rsidR="00211944" w:rsidRPr="00211944" w:rsidRDefault="00211944" w:rsidP="00370265">
            <w:pPr>
              <w:rPr>
                <w:color w:val="000000" w:themeColor="text1"/>
                <w:sz w:val="20"/>
              </w:rPr>
            </w:pPr>
            <w:r w:rsidRPr="00211944">
              <w:rPr>
                <w:color w:val="000000" w:themeColor="text1"/>
                <w:sz w:val="20"/>
              </w:rPr>
              <w:t>View all invoices with status, customer, date, total, paid and outstanding amounts.</w:t>
            </w:r>
          </w:p>
        </w:tc>
      </w:tr>
      <w:tr w:rsidR="00211944" w:rsidRPr="00211944" w14:paraId="4871F964" w14:textId="77777777" w:rsidTr="00370265">
        <w:tc>
          <w:tcPr>
            <w:tcW w:w="2392" w:type="dxa"/>
            <w:hideMark/>
          </w:tcPr>
          <w:p w14:paraId="51E740B9" w14:textId="77777777" w:rsidR="00211944" w:rsidRPr="00211944" w:rsidRDefault="00211944" w:rsidP="00370265">
            <w:pPr>
              <w:rPr>
                <w:color w:val="000000" w:themeColor="text1"/>
                <w:sz w:val="20"/>
              </w:rPr>
            </w:pPr>
            <w:r w:rsidRPr="00211944">
              <w:rPr>
                <w:color w:val="000000" w:themeColor="text1"/>
                <w:sz w:val="20"/>
              </w:rPr>
              <w:t>Create Invoice</w:t>
            </w:r>
          </w:p>
        </w:tc>
        <w:tc>
          <w:tcPr>
            <w:tcW w:w="0" w:type="auto"/>
            <w:hideMark/>
          </w:tcPr>
          <w:p w14:paraId="2FAAD9CA" w14:textId="77777777" w:rsidR="00211944" w:rsidRPr="00211944" w:rsidRDefault="00211944" w:rsidP="00370265">
            <w:pPr>
              <w:rPr>
                <w:color w:val="000000" w:themeColor="text1"/>
                <w:sz w:val="20"/>
              </w:rPr>
            </w:pPr>
            <w:r w:rsidRPr="00211944">
              <w:rPr>
                <w:color w:val="000000" w:themeColor="text1"/>
                <w:sz w:val="20"/>
              </w:rPr>
              <w:t>Create invoices manually or generate them from customer orders/sales.</w:t>
            </w:r>
          </w:p>
        </w:tc>
      </w:tr>
      <w:tr w:rsidR="00211944" w:rsidRPr="00211944" w14:paraId="21C026B5" w14:textId="77777777" w:rsidTr="00370265">
        <w:tc>
          <w:tcPr>
            <w:tcW w:w="2392" w:type="dxa"/>
            <w:hideMark/>
          </w:tcPr>
          <w:p w14:paraId="57795774" w14:textId="77777777" w:rsidR="00211944" w:rsidRPr="00211944" w:rsidRDefault="00211944" w:rsidP="00370265">
            <w:pPr>
              <w:rPr>
                <w:color w:val="000000" w:themeColor="text1"/>
                <w:sz w:val="20"/>
              </w:rPr>
            </w:pPr>
            <w:r w:rsidRPr="00211944">
              <w:rPr>
                <w:color w:val="000000" w:themeColor="text1"/>
                <w:sz w:val="20"/>
              </w:rPr>
              <w:t>Pay Invoice</w:t>
            </w:r>
          </w:p>
        </w:tc>
        <w:tc>
          <w:tcPr>
            <w:tcW w:w="0" w:type="auto"/>
            <w:hideMark/>
          </w:tcPr>
          <w:p w14:paraId="651CED15" w14:textId="77777777" w:rsidR="00211944" w:rsidRPr="00211944" w:rsidRDefault="00211944" w:rsidP="00370265">
            <w:pPr>
              <w:rPr>
                <w:color w:val="000000" w:themeColor="text1"/>
                <w:sz w:val="20"/>
              </w:rPr>
            </w:pPr>
            <w:r w:rsidRPr="00211944">
              <w:rPr>
                <w:color w:val="000000" w:themeColor="text1"/>
                <w:sz w:val="20"/>
              </w:rPr>
              <w:t>Record full or partial payments against an invoice.</w:t>
            </w:r>
          </w:p>
        </w:tc>
      </w:tr>
      <w:tr w:rsidR="00211944" w:rsidRPr="00211944" w14:paraId="4F96FC78" w14:textId="77777777" w:rsidTr="00370265">
        <w:tc>
          <w:tcPr>
            <w:tcW w:w="2392" w:type="dxa"/>
            <w:hideMark/>
          </w:tcPr>
          <w:p w14:paraId="6399ACB1" w14:textId="77777777" w:rsidR="00211944" w:rsidRPr="00211944" w:rsidRDefault="00211944" w:rsidP="00370265">
            <w:pPr>
              <w:rPr>
                <w:color w:val="000000" w:themeColor="text1"/>
                <w:sz w:val="20"/>
              </w:rPr>
            </w:pPr>
            <w:r w:rsidRPr="00211944">
              <w:rPr>
                <w:color w:val="000000" w:themeColor="text1"/>
                <w:sz w:val="20"/>
              </w:rPr>
              <w:t>Outstanding Balance</w:t>
            </w:r>
          </w:p>
        </w:tc>
        <w:tc>
          <w:tcPr>
            <w:tcW w:w="0" w:type="auto"/>
            <w:hideMark/>
          </w:tcPr>
          <w:p w14:paraId="1982F252" w14:textId="77777777" w:rsidR="00211944" w:rsidRPr="00211944" w:rsidRDefault="00211944" w:rsidP="00370265">
            <w:pPr>
              <w:rPr>
                <w:color w:val="000000" w:themeColor="text1"/>
                <w:sz w:val="20"/>
              </w:rPr>
            </w:pPr>
            <w:r w:rsidRPr="00211944">
              <w:rPr>
                <w:color w:val="000000" w:themeColor="text1"/>
                <w:sz w:val="20"/>
              </w:rPr>
              <w:t>Automatically calculate invoice total minus payments received.</w:t>
            </w:r>
          </w:p>
        </w:tc>
      </w:tr>
      <w:tr w:rsidR="00211944" w:rsidRPr="00211944" w14:paraId="3B358950" w14:textId="77777777" w:rsidTr="00370265">
        <w:tc>
          <w:tcPr>
            <w:tcW w:w="2392" w:type="dxa"/>
            <w:hideMark/>
          </w:tcPr>
          <w:p w14:paraId="6E6068C6" w14:textId="77777777" w:rsidR="00211944" w:rsidRPr="00211944" w:rsidRDefault="00211944" w:rsidP="00370265">
            <w:pPr>
              <w:rPr>
                <w:color w:val="000000" w:themeColor="text1"/>
                <w:sz w:val="20"/>
              </w:rPr>
            </w:pPr>
            <w:r w:rsidRPr="00211944">
              <w:rPr>
                <w:color w:val="000000" w:themeColor="text1"/>
                <w:sz w:val="20"/>
              </w:rPr>
              <w:t>Expected Amount</w:t>
            </w:r>
          </w:p>
        </w:tc>
        <w:tc>
          <w:tcPr>
            <w:tcW w:w="0" w:type="auto"/>
            <w:hideMark/>
          </w:tcPr>
          <w:p w14:paraId="03A06453" w14:textId="77777777" w:rsidR="00211944" w:rsidRPr="00211944" w:rsidRDefault="00211944" w:rsidP="00370265">
            <w:pPr>
              <w:rPr>
                <w:color w:val="000000" w:themeColor="text1"/>
                <w:sz w:val="20"/>
              </w:rPr>
            </w:pPr>
            <w:r w:rsidRPr="00211944">
              <w:rPr>
                <w:color w:val="000000" w:themeColor="text1"/>
                <w:sz w:val="20"/>
              </w:rPr>
              <w:t>Always display total expected/receivable amount across outstanding invoices.</w:t>
            </w:r>
          </w:p>
        </w:tc>
      </w:tr>
      <w:tr w:rsidR="00211944" w:rsidRPr="00211944" w14:paraId="73BB4998" w14:textId="77777777" w:rsidTr="00370265">
        <w:tc>
          <w:tcPr>
            <w:tcW w:w="2392" w:type="dxa"/>
            <w:hideMark/>
          </w:tcPr>
          <w:p w14:paraId="0FE18EA4" w14:textId="77777777" w:rsidR="00211944" w:rsidRPr="00211944" w:rsidRDefault="00211944" w:rsidP="00370265">
            <w:pPr>
              <w:rPr>
                <w:color w:val="000000" w:themeColor="text1"/>
                <w:sz w:val="20"/>
              </w:rPr>
            </w:pPr>
            <w:r w:rsidRPr="00211944">
              <w:rPr>
                <w:color w:val="000000" w:themeColor="text1"/>
                <w:sz w:val="20"/>
              </w:rPr>
              <w:t>Customer Filter</w:t>
            </w:r>
          </w:p>
        </w:tc>
        <w:tc>
          <w:tcPr>
            <w:tcW w:w="0" w:type="auto"/>
            <w:hideMark/>
          </w:tcPr>
          <w:p w14:paraId="5B29F57B" w14:textId="4FD4982A" w:rsidR="00211944" w:rsidRPr="00275EAA" w:rsidRDefault="00211944" w:rsidP="00370265">
            <w:pPr>
              <w:rPr>
                <w:color w:val="000000" w:themeColor="text1"/>
                <w:sz w:val="20"/>
              </w:rPr>
            </w:pPr>
            <w:r w:rsidRPr="00275EAA">
              <w:rPr>
                <w:color w:val="000000" w:themeColor="text1"/>
                <w:sz w:val="20"/>
              </w:rPr>
              <w:t>Filter invoices by customer, date, status, invoice number</w:t>
            </w:r>
            <w:r w:rsidR="00764B24" w:rsidRPr="00275EAA">
              <w:rPr>
                <w:color w:val="000000" w:themeColor="text1"/>
                <w:sz w:val="20"/>
              </w:rPr>
              <w:t xml:space="preserve"> range</w:t>
            </w:r>
            <w:r w:rsidRPr="00275EAA">
              <w:rPr>
                <w:color w:val="000000" w:themeColor="text1"/>
                <w:sz w:val="20"/>
              </w:rPr>
              <w:t>, etc.</w:t>
            </w:r>
          </w:p>
        </w:tc>
      </w:tr>
      <w:tr w:rsidR="00211944" w:rsidRPr="00211944" w14:paraId="4F078B5D" w14:textId="77777777" w:rsidTr="00370265">
        <w:tc>
          <w:tcPr>
            <w:tcW w:w="2392" w:type="dxa"/>
            <w:hideMark/>
          </w:tcPr>
          <w:p w14:paraId="73034B38" w14:textId="77777777" w:rsidR="00211944" w:rsidRPr="00211944" w:rsidRDefault="00211944" w:rsidP="00370265">
            <w:pPr>
              <w:rPr>
                <w:color w:val="000000" w:themeColor="text1"/>
                <w:sz w:val="20"/>
              </w:rPr>
            </w:pPr>
            <w:r w:rsidRPr="00211944">
              <w:rPr>
                <w:color w:val="000000" w:themeColor="text1"/>
                <w:sz w:val="20"/>
              </w:rPr>
              <w:t>Invoice Adjustment</w:t>
            </w:r>
          </w:p>
        </w:tc>
        <w:tc>
          <w:tcPr>
            <w:tcW w:w="0" w:type="auto"/>
            <w:hideMark/>
          </w:tcPr>
          <w:p w14:paraId="60699F0C" w14:textId="77777777" w:rsidR="00211944" w:rsidRPr="00211944" w:rsidRDefault="00211944" w:rsidP="00370265">
            <w:pPr>
              <w:rPr>
                <w:color w:val="000000" w:themeColor="text1"/>
                <w:sz w:val="20"/>
              </w:rPr>
            </w:pPr>
            <w:r w:rsidRPr="00211944">
              <w:rPr>
                <w:color w:val="000000" w:themeColor="text1"/>
                <w:sz w:val="20"/>
              </w:rPr>
              <w:t>Authorized users can correct permitted invoice details/amounts. There should be an override function for this, but Admin or Manager can do it without override.</w:t>
            </w:r>
          </w:p>
        </w:tc>
      </w:tr>
      <w:tr w:rsidR="00211944" w:rsidRPr="00211944" w14:paraId="2479FE22" w14:textId="77777777" w:rsidTr="00370265">
        <w:tc>
          <w:tcPr>
            <w:tcW w:w="2392" w:type="dxa"/>
            <w:hideMark/>
          </w:tcPr>
          <w:p w14:paraId="6F7A6039" w14:textId="77777777" w:rsidR="00211944" w:rsidRPr="00211944" w:rsidRDefault="00211944" w:rsidP="00370265">
            <w:pPr>
              <w:rPr>
                <w:color w:val="000000" w:themeColor="text1"/>
                <w:sz w:val="20"/>
              </w:rPr>
            </w:pPr>
            <w:r w:rsidRPr="00211944">
              <w:rPr>
                <w:color w:val="000000" w:themeColor="text1"/>
                <w:sz w:val="20"/>
              </w:rPr>
              <w:t>Credit Notes</w:t>
            </w:r>
          </w:p>
        </w:tc>
        <w:tc>
          <w:tcPr>
            <w:tcW w:w="0" w:type="auto"/>
            <w:hideMark/>
          </w:tcPr>
          <w:p w14:paraId="44CA6B0F" w14:textId="77777777" w:rsidR="00211944" w:rsidRPr="00211944" w:rsidRDefault="00211944" w:rsidP="00370265">
            <w:pPr>
              <w:rPr>
                <w:color w:val="000000" w:themeColor="text1"/>
                <w:sz w:val="20"/>
              </w:rPr>
            </w:pPr>
            <w:r w:rsidRPr="00211944">
              <w:rPr>
                <w:color w:val="000000" w:themeColor="text1"/>
                <w:sz w:val="20"/>
              </w:rPr>
              <w:t>Create credit notes for returns, discounts, overcharges or cancelled items.</w:t>
            </w:r>
          </w:p>
        </w:tc>
      </w:tr>
      <w:tr w:rsidR="00211944" w:rsidRPr="00211944" w14:paraId="74C754EF" w14:textId="77777777" w:rsidTr="00370265">
        <w:tc>
          <w:tcPr>
            <w:tcW w:w="2392" w:type="dxa"/>
            <w:hideMark/>
          </w:tcPr>
          <w:p w14:paraId="77173677" w14:textId="77777777" w:rsidR="00211944" w:rsidRPr="00211944" w:rsidRDefault="00211944" w:rsidP="00370265">
            <w:pPr>
              <w:rPr>
                <w:color w:val="000000" w:themeColor="text1"/>
                <w:sz w:val="20"/>
              </w:rPr>
            </w:pPr>
            <w:r w:rsidRPr="00211944">
              <w:rPr>
                <w:color w:val="000000" w:themeColor="text1"/>
                <w:sz w:val="20"/>
              </w:rPr>
              <w:t>Debit Notes</w:t>
            </w:r>
          </w:p>
        </w:tc>
        <w:tc>
          <w:tcPr>
            <w:tcW w:w="0" w:type="auto"/>
            <w:hideMark/>
          </w:tcPr>
          <w:p w14:paraId="50916472" w14:textId="77777777" w:rsidR="00211944" w:rsidRPr="00211944" w:rsidRDefault="00211944" w:rsidP="00370265">
            <w:pPr>
              <w:rPr>
                <w:color w:val="000000" w:themeColor="text1"/>
                <w:sz w:val="20"/>
              </w:rPr>
            </w:pPr>
            <w:r w:rsidRPr="00211944">
              <w:rPr>
                <w:color w:val="000000" w:themeColor="text1"/>
                <w:sz w:val="20"/>
              </w:rPr>
              <w:t>Increase the invoice balance where additional charges are applicable.</w:t>
            </w:r>
          </w:p>
        </w:tc>
      </w:tr>
      <w:tr w:rsidR="00211944" w:rsidRPr="00211944" w14:paraId="4F8F0377" w14:textId="77777777" w:rsidTr="00370265">
        <w:tc>
          <w:tcPr>
            <w:tcW w:w="2392" w:type="dxa"/>
            <w:hideMark/>
          </w:tcPr>
          <w:p w14:paraId="1E1247C4" w14:textId="77777777" w:rsidR="00211944" w:rsidRPr="00211944" w:rsidRDefault="00211944" w:rsidP="00370265">
            <w:pPr>
              <w:rPr>
                <w:color w:val="000000" w:themeColor="text1"/>
                <w:sz w:val="20"/>
              </w:rPr>
            </w:pPr>
            <w:r w:rsidRPr="00211944">
              <w:rPr>
                <w:color w:val="000000" w:themeColor="text1"/>
                <w:sz w:val="20"/>
              </w:rPr>
              <w:t>Invoice Cancellation/Void</w:t>
            </w:r>
          </w:p>
        </w:tc>
        <w:tc>
          <w:tcPr>
            <w:tcW w:w="0" w:type="auto"/>
            <w:hideMark/>
          </w:tcPr>
          <w:p w14:paraId="3E57F641" w14:textId="77777777" w:rsidR="00211944" w:rsidRPr="00211944" w:rsidRDefault="00211944" w:rsidP="00370265">
            <w:pPr>
              <w:rPr>
                <w:color w:val="000000" w:themeColor="text1"/>
                <w:sz w:val="20"/>
              </w:rPr>
            </w:pPr>
            <w:r w:rsidRPr="00211944">
              <w:rPr>
                <w:color w:val="000000" w:themeColor="text1"/>
                <w:sz w:val="20"/>
              </w:rPr>
              <w:t>Cancel invoices according to authorized roles and business rules, this function should communicate with the order and sale module to cancel/void an invoice if the order or sale is cancelled and there’s an invoice raised against it with charges already.</w:t>
            </w:r>
          </w:p>
        </w:tc>
      </w:tr>
      <w:tr w:rsidR="00211944" w:rsidRPr="00211944" w14:paraId="3B153CC9" w14:textId="77777777" w:rsidTr="00370265">
        <w:tc>
          <w:tcPr>
            <w:tcW w:w="2392" w:type="dxa"/>
            <w:hideMark/>
          </w:tcPr>
          <w:p w14:paraId="3C84BCA1" w14:textId="77777777" w:rsidR="00211944" w:rsidRPr="00211944" w:rsidRDefault="00211944" w:rsidP="00370265">
            <w:pPr>
              <w:rPr>
                <w:color w:val="000000" w:themeColor="text1"/>
                <w:sz w:val="20"/>
              </w:rPr>
            </w:pPr>
            <w:r w:rsidRPr="00211944">
              <w:rPr>
                <w:color w:val="000000" w:themeColor="text1"/>
                <w:sz w:val="20"/>
              </w:rPr>
              <w:t>Monthly Reconciliation</w:t>
            </w:r>
          </w:p>
        </w:tc>
        <w:tc>
          <w:tcPr>
            <w:tcW w:w="0" w:type="auto"/>
            <w:hideMark/>
          </w:tcPr>
          <w:p w14:paraId="4B454281" w14:textId="77777777" w:rsidR="00211944" w:rsidRPr="00211944" w:rsidRDefault="00211944" w:rsidP="00370265">
            <w:pPr>
              <w:rPr>
                <w:color w:val="000000" w:themeColor="text1"/>
                <w:sz w:val="20"/>
              </w:rPr>
            </w:pPr>
            <w:r w:rsidRPr="00211944">
              <w:rPr>
                <w:color w:val="000000" w:themeColor="text1"/>
                <w:sz w:val="20"/>
              </w:rPr>
              <w:t>Reconcile invoices against payments received and identify differences/outstanding amounts.</w:t>
            </w:r>
          </w:p>
        </w:tc>
      </w:tr>
      <w:tr w:rsidR="00211944" w:rsidRPr="00211944" w14:paraId="75A39D74" w14:textId="77777777" w:rsidTr="00370265">
        <w:tc>
          <w:tcPr>
            <w:tcW w:w="2392" w:type="dxa"/>
            <w:hideMark/>
          </w:tcPr>
          <w:p w14:paraId="38C9B067" w14:textId="77777777" w:rsidR="00211944" w:rsidRPr="00211944" w:rsidRDefault="00211944" w:rsidP="00370265">
            <w:pPr>
              <w:rPr>
                <w:color w:val="000000" w:themeColor="text1"/>
                <w:sz w:val="20"/>
              </w:rPr>
            </w:pPr>
            <w:r w:rsidRPr="00211944">
              <w:rPr>
                <w:color w:val="000000" w:themeColor="text1"/>
                <w:sz w:val="20"/>
              </w:rPr>
              <w:t>Receipts</w:t>
            </w:r>
          </w:p>
        </w:tc>
        <w:tc>
          <w:tcPr>
            <w:tcW w:w="0" w:type="auto"/>
            <w:hideMark/>
          </w:tcPr>
          <w:p w14:paraId="2C8140E7" w14:textId="77777777" w:rsidR="00211944" w:rsidRPr="00211944" w:rsidRDefault="00211944" w:rsidP="00370265">
            <w:pPr>
              <w:rPr>
                <w:color w:val="000000" w:themeColor="text1"/>
                <w:sz w:val="20"/>
              </w:rPr>
            </w:pPr>
            <w:r w:rsidRPr="00211944">
              <w:rPr>
                <w:color w:val="000000" w:themeColor="text1"/>
                <w:sz w:val="20"/>
              </w:rPr>
              <w:t>Generate proof of payment/receipt after payments are recorded.</w:t>
            </w:r>
          </w:p>
        </w:tc>
      </w:tr>
      <w:tr w:rsidR="00211944" w:rsidRPr="00211944" w14:paraId="11364B18" w14:textId="77777777" w:rsidTr="00370265">
        <w:tc>
          <w:tcPr>
            <w:tcW w:w="2392" w:type="dxa"/>
            <w:hideMark/>
          </w:tcPr>
          <w:p w14:paraId="20DC6C8B" w14:textId="77777777" w:rsidR="00211944" w:rsidRPr="00211944" w:rsidRDefault="00211944" w:rsidP="00370265">
            <w:pPr>
              <w:rPr>
                <w:color w:val="000000" w:themeColor="text1"/>
                <w:sz w:val="20"/>
              </w:rPr>
            </w:pPr>
            <w:r w:rsidRPr="00211944">
              <w:rPr>
                <w:color w:val="000000" w:themeColor="text1"/>
                <w:sz w:val="20"/>
              </w:rPr>
              <w:t>Invoice History</w:t>
            </w:r>
          </w:p>
        </w:tc>
        <w:tc>
          <w:tcPr>
            <w:tcW w:w="0" w:type="auto"/>
            <w:hideMark/>
          </w:tcPr>
          <w:p w14:paraId="433CDEA5" w14:textId="77777777" w:rsidR="00211944" w:rsidRPr="00211944" w:rsidRDefault="00211944" w:rsidP="00370265">
            <w:pPr>
              <w:rPr>
                <w:color w:val="000000" w:themeColor="text1"/>
                <w:sz w:val="20"/>
              </w:rPr>
            </w:pPr>
            <w:r w:rsidRPr="00211944">
              <w:rPr>
                <w:color w:val="000000" w:themeColor="text1"/>
                <w:sz w:val="20"/>
              </w:rPr>
              <w:t>Track invoice creation, changes, payments, adjustments and cancellations under each invoice.</w:t>
            </w:r>
          </w:p>
        </w:tc>
      </w:tr>
      <w:tr w:rsidR="00211944" w:rsidRPr="00211944" w14:paraId="0314FB59" w14:textId="77777777" w:rsidTr="00370265">
        <w:tc>
          <w:tcPr>
            <w:tcW w:w="2392" w:type="dxa"/>
            <w:hideMark/>
          </w:tcPr>
          <w:p w14:paraId="6AEB8174" w14:textId="77777777" w:rsidR="00211944" w:rsidRPr="00211944" w:rsidRDefault="00211944" w:rsidP="00370265">
            <w:pPr>
              <w:rPr>
                <w:color w:val="000000" w:themeColor="text1"/>
                <w:sz w:val="20"/>
              </w:rPr>
            </w:pPr>
            <w:r w:rsidRPr="00211944">
              <w:rPr>
                <w:color w:val="000000" w:themeColor="text1"/>
                <w:sz w:val="20"/>
              </w:rPr>
              <w:t>Search &amp; Filters</w:t>
            </w:r>
          </w:p>
        </w:tc>
        <w:tc>
          <w:tcPr>
            <w:tcW w:w="0" w:type="auto"/>
            <w:hideMark/>
          </w:tcPr>
          <w:p w14:paraId="67D21FA5" w14:textId="77777777" w:rsidR="00211944" w:rsidRPr="00211944" w:rsidRDefault="00211944" w:rsidP="00370265">
            <w:pPr>
              <w:rPr>
                <w:color w:val="000000" w:themeColor="text1"/>
                <w:sz w:val="20"/>
              </w:rPr>
            </w:pPr>
            <w:r w:rsidRPr="00211944">
              <w:rPr>
                <w:color w:val="000000" w:themeColor="text1"/>
                <w:sz w:val="20"/>
              </w:rPr>
              <w:t>Search by invoice number/customer and filter by date, status and payment method.</w:t>
            </w:r>
          </w:p>
        </w:tc>
      </w:tr>
      <w:tr w:rsidR="00211944" w:rsidRPr="00211944" w14:paraId="5DB2A775" w14:textId="77777777" w:rsidTr="00370265">
        <w:tc>
          <w:tcPr>
            <w:tcW w:w="2392" w:type="dxa"/>
            <w:hideMark/>
          </w:tcPr>
          <w:p w14:paraId="56FB4937" w14:textId="77777777" w:rsidR="00211944" w:rsidRPr="00211944" w:rsidRDefault="00211944" w:rsidP="00370265">
            <w:pPr>
              <w:rPr>
                <w:color w:val="000000" w:themeColor="text1"/>
                <w:sz w:val="20"/>
              </w:rPr>
            </w:pPr>
            <w:r w:rsidRPr="00211944">
              <w:rPr>
                <w:color w:val="000000" w:themeColor="text1"/>
                <w:sz w:val="20"/>
              </w:rPr>
              <w:t>Statements</w:t>
            </w:r>
          </w:p>
        </w:tc>
        <w:tc>
          <w:tcPr>
            <w:tcW w:w="0" w:type="auto"/>
            <w:hideMark/>
          </w:tcPr>
          <w:p w14:paraId="0134B28E" w14:textId="77777777" w:rsidR="00211944" w:rsidRPr="00211944" w:rsidRDefault="00211944" w:rsidP="00370265">
            <w:pPr>
              <w:rPr>
                <w:color w:val="000000" w:themeColor="text1"/>
                <w:sz w:val="20"/>
              </w:rPr>
            </w:pPr>
            <w:r w:rsidRPr="00211944">
              <w:rPr>
                <w:color w:val="000000" w:themeColor="text1"/>
                <w:sz w:val="20"/>
              </w:rPr>
              <w:t>Generate customer statements showing invoices, payments, credits and outstanding balance.</w:t>
            </w:r>
          </w:p>
        </w:tc>
      </w:tr>
      <w:tr w:rsidR="00211944" w:rsidRPr="00211944" w14:paraId="7310C79D" w14:textId="77777777" w:rsidTr="00370265">
        <w:tc>
          <w:tcPr>
            <w:tcW w:w="2392" w:type="dxa"/>
            <w:hideMark/>
          </w:tcPr>
          <w:p w14:paraId="29CF2459" w14:textId="77777777" w:rsidR="00211944" w:rsidRPr="00211944" w:rsidRDefault="00211944" w:rsidP="00370265">
            <w:pPr>
              <w:rPr>
                <w:color w:val="000000" w:themeColor="text1"/>
                <w:sz w:val="20"/>
              </w:rPr>
            </w:pPr>
            <w:r w:rsidRPr="00211944">
              <w:rPr>
                <w:color w:val="000000" w:themeColor="text1"/>
                <w:sz w:val="20"/>
              </w:rPr>
              <w:t>Overdue Invoices</w:t>
            </w:r>
          </w:p>
        </w:tc>
        <w:tc>
          <w:tcPr>
            <w:tcW w:w="0" w:type="auto"/>
            <w:hideMark/>
          </w:tcPr>
          <w:p w14:paraId="0AB23E68" w14:textId="77777777" w:rsidR="00211944" w:rsidRPr="00211944" w:rsidRDefault="00211944" w:rsidP="00370265">
            <w:pPr>
              <w:rPr>
                <w:color w:val="000000" w:themeColor="text1"/>
                <w:sz w:val="20"/>
              </w:rPr>
            </w:pPr>
            <w:r w:rsidRPr="00211944">
              <w:rPr>
                <w:color w:val="000000" w:themeColor="text1"/>
                <w:sz w:val="20"/>
              </w:rPr>
              <w:t>Identify invoices past their due date.</w:t>
            </w:r>
          </w:p>
        </w:tc>
      </w:tr>
      <w:tr w:rsidR="00211944" w:rsidRPr="00211944" w14:paraId="526AE335" w14:textId="77777777" w:rsidTr="00370265">
        <w:tc>
          <w:tcPr>
            <w:tcW w:w="2392" w:type="dxa"/>
            <w:hideMark/>
          </w:tcPr>
          <w:p w14:paraId="65C6B5D6" w14:textId="77777777" w:rsidR="00211944" w:rsidRPr="00211944" w:rsidRDefault="00211944" w:rsidP="00370265">
            <w:pPr>
              <w:rPr>
                <w:color w:val="000000" w:themeColor="text1"/>
                <w:sz w:val="20"/>
              </w:rPr>
            </w:pPr>
            <w:r w:rsidRPr="00211944">
              <w:rPr>
                <w:color w:val="000000" w:themeColor="text1"/>
                <w:sz w:val="20"/>
              </w:rPr>
              <w:t>Export/Reports</w:t>
            </w:r>
          </w:p>
        </w:tc>
        <w:tc>
          <w:tcPr>
            <w:tcW w:w="0" w:type="auto"/>
            <w:hideMark/>
          </w:tcPr>
          <w:p w14:paraId="133AD0D9" w14:textId="77777777" w:rsidR="00211944" w:rsidRPr="00211944" w:rsidRDefault="00211944" w:rsidP="00370265">
            <w:pPr>
              <w:rPr>
                <w:color w:val="000000" w:themeColor="text1"/>
                <w:sz w:val="20"/>
              </w:rPr>
            </w:pPr>
            <w:r w:rsidRPr="00211944">
              <w:rPr>
                <w:color w:val="000000" w:themeColor="text1"/>
                <w:sz w:val="20"/>
              </w:rPr>
              <w:t>Export invoice/payment data and produce invoice ageing and revenue reports.</w:t>
            </w:r>
          </w:p>
        </w:tc>
      </w:tr>
    </w:tbl>
    <w:p w14:paraId="699B41F1" w14:textId="77777777" w:rsidR="00211944" w:rsidRPr="00211944" w:rsidRDefault="00211944" w:rsidP="00211944">
      <w:p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br/>
        <w:t>3. Invoice Statuses</w:t>
      </w:r>
      <w:r w:rsidRPr="00211944">
        <w:rPr>
          <w:color w:val="000000" w:themeColor="text1"/>
          <w:sz w:val="20"/>
        </w:rPr>
        <w:br/>
      </w:r>
    </w:p>
    <w:p w14:paraId="043DA4A7" w14:textId="77777777" w:rsidR="00211944" w:rsidRPr="00211944" w:rsidRDefault="00211944" w:rsidP="00211944">
      <w:p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>Draft → Issued → Unpaid → Partially Paid → Paid</w:t>
      </w:r>
      <w:r w:rsidRPr="00211944">
        <w:rPr>
          <w:color w:val="000000" w:themeColor="text1"/>
          <w:sz w:val="20"/>
        </w:rPr>
        <w:br/>
      </w:r>
    </w:p>
    <w:p w14:paraId="4BE255F0" w14:textId="77777777" w:rsidR="00211944" w:rsidRPr="00211944" w:rsidRDefault="00211944" w:rsidP="00211944">
      <w:p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>Other statuses:</w:t>
      </w:r>
    </w:p>
    <w:p w14:paraId="4507A5AA" w14:textId="77777777" w:rsidR="00211944" w:rsidRPr="00211944" w:rsidRDefault="00211944" w:rsidP="00211944">
      <w:p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>Overdue - Cancelled - Void - (Credited - Paid the customer back upon return of items)</w:t>
      </w:r>
      <w:r w:rsidRPr="00211944">
        <w:rPr>
          <w:color w:val="000000" w:themeColor="text1"/>
          <w:sz w:val="20"/>
        </w:rPr>
        <w:br/>
      </w:r>
    </w:p>
    <w:p w14:paraId="516B3D8E" w14:textId="77777777" w:rsidR="00211944" w:rsidRPr="00211944" w:rsidRDefault="00211944" w:rsidP="00211944">
      <w:p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>4. Dashboard Totals</w:t>
      </w:r>
    </w:p>
    <w:p w14:paraId="1A253F6A" w14:textId="77777777" w:rsidR="00211944" w:rsidRPr="00211944" w:rsidRDefault="00211944" w:rsidP="00211944">
      <w:p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>The invoicing dashboard should always show:</w:t>
      </w:r>
    </w:p>
    <w:p w14:paraId="21FE7C48" w14:textId="77777777" w:rsidR="00211944" w:rsidRPr="00211944" w:rsidRDefault="00211944" w:rsidP="00211944">
      <w:pPr>
        <w:numPr>
          <w:ilvl w:val="0"/>
          <w:numId w:val="32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Total Invoiced </w:t>
      </w:r>
    </w:p>
    <w:p w14:paraId="3AF2A787" w14:textId="77777777" w:rsidR="00211944" w:rsidRPr="00211944" w:rsidRDefault="00211944" w:rsidP="00211944">
      <w:pPr>
        <w:numPr>
          <w:ilvl w:val="0"/>
          <w:numId w:val="32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Total Paid </w:t>
      </w:r>
    </w:p>
    <w:p w14:paraId="0A11C9ED" w14:textId="77777777" w:rsidR="00211944" w:rsidRPr="00211944" w:rsidRDefault="00211944" w:rsidP="00211944">
      <w:pPr>
        <w:numPr>
          <w:ilvl w:val="0"/>
          <w:numId w:val="32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Total Outstanding / Expected </w:t>
      </w:r>
    </w:p>
    <w:p w14:paraId="677C4171" w14:textId="77777777" w:rsidR="00211944" w:rsidRPr="00211944" w:rsidRDefault="00211944" w:rsidP="00211944">
      <w:pPr>
        <w:numPr>
          <w:ilvl w:val="0"/>
          <w:numId w:val="32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Overdue Amount </w:t>
      </w:r>
    </w:p>
    <w:p w14:paraId="24E77CAC" w14:textId="77777777" w:rsidR="00211944" w:rsidRPr="00211944" w:rsidRDefault="00211944" w:rsidP="00211944">
      <w:pPr>
        <w:numPr>
          <w:ilvl w:val="0"/>
          <w:numId w:val="32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Partially Paid </w:t>
      </w:r>
    </w:p>
    <w:p w14:paraId="5FA6862F" w14:textId="77777777" w:rsidR="00211944" w:rsidRPr="00211944" w:rsidRDefault="00211944" w:rsidP="00211944">
      <w:pPr>
        <w:numPr>
          <w:ilvl w:val="0"/>
          <w:numId w:val="32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Number of Invoices </w:t>
      </w:r>
    </w:p>
    <w:p w14:paraId="12769FA7" w14:textId="77777777" w:rsidR="00211944" w:rsidRPr="00211944" w:rsidRDefault="00211944" w:rsidP="00211944">
      <w:pPr>
        <w:numPr>
          <w:ilvl w:val="0"/>
          <w:numId w:val="32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Credit Notes </w:t>
      </w:r>
    </w:p>
    <w:p w14:paraId="6BD796B1" w14:textId="77777777" w:rsidR="00211944" w:rsidRPr="00211944" w:rsidRDefault="00211944" w:rsidP="00211944">
      <w:pPr>
        <w:numPr>
          <w:ilvl w:val="0"/>
          <w:numId w:val="32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lastRenderedPageBreak/>
        <w:t xml:space="preserve">Current Month Invoiced </w:t>
      </w:r>
    </w:p>
    <w:p w14:paraId="48BCFA03" w14:textId="77777777" w:rsidR="00211944" w:rsidRPr="00211944" w:rsidRDefault="00211944" w:rsidP="00211944">
      <w:pPr>
        <w:numPr>
          <w:ilvl w:val="0"/>
          <w:numId w:val="32"/>
        </w:num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t xml:space="preserve">Current Month Payments </w:t>
      </w:r>
    </w:p>
    <w:p w14:paraId="14D02CB8" w14:textId="77777777" w:rsidR="00211944" w:rsidRPr="00211944" w:rsidRDefault="00211944" w:rsidP="00211944">
      <w:pPr>
        <w:spacing w:after="0" w:line="240" w:lineRule="auto"/>
        <w:rPr>
          <w:color w:val="000000" w:themeColor="text1"/>
          <w:sz w:val="20"/>
        </w:rPr>
      </w:pPr>
      <w:r w:rsidRPr="00211944">
        <w:rPr>
          <w:color w:val="000000" w:themeColor="text1"/>
          <w:sz w:val="20"/>
        </w:rPr>
        <w:br/>
        <w:t>Key calculation:</w:t>
      </w:r>
    </w:p>
    <w:p w14:paraId="11504A57" w14:textId="77777777" w:rsidR="00211944" w:rsidRPr="00211944" w:rsidRDefault="00211944" w:rsidP="00211944">
      <w:pPr>
        <w:pStyle w:val="ListNumber"/>
        <w:numPr>
          <w:ilvl w:val="0"/>
          <w:numId w:val="0"/>
        </w:numPr>
        <w:spacing w:after="40"/>
        <w:ind w:left="360" w:hanging="360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</w:rPr>
        <w:t>Expected Outstanding = Total Valid Invoices − Payments Received − Credit Notes</w:t>
      </w:r>
    </w:p>
    <w:p w14:paraId="5040A79F" w14:textId="77777777" w:rsidR="00E96FE0" w:rsidRPr="00211944" w:rsidRDefault="00E96FE0" w:rsidP="00E96FE0">
      <w:pPr>
        <w:pStyle w:val="ListNumber"/>
        <w:numPr>
          <w:ilvl w:val="0"/>
          <w:numId w:val="10"/>
        </w:numPr>
        <w:spacing w:after="40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User locates the original sales invoice.</w:t>
      </w:r>
    </w:p>
    <w:p w14:paraId="5B6B6B8E" w14:textId="77777777" w:rsidR="002D1DC7" w:rsidRPr="00B60CDB" w:rsidRDefault="00E96FE0">
      <w:pPr>
        <w:pStyle w:val="Heading2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br/>
      </w:r>
      <w:r w:rsidRPr="00B60CDB">
        <w:rPr>
          <w:rFonts w:ascii="Aptos" w:hAnsi="Aptos"/>
          <w:sz w:val="20"/>
          <w:szCs w:val="20"/>
        </w:rPr>
        <w:t>6.8 Stock Lookup and Price Check</w:t>
      </w:r>
    </w:p>
    <w:p w14:paraId="430A1CE6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Users shall be able to search by product name or barcode.</w:t>
      </w:r>
    </w:p>
    <w:p w14:paraId="7603761F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Users shall be able to scan a barcode and immediately see stock quantity.</w:t>
      </w:r>
    </w:p>
    <w:p w14:paraId="7DD789E8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The system shall display cost price and selling price according to user permissions.</w:t>
      </w:r>
    </w:p>
    <w:p w14:paraId="50D272DB" w14:textId="77777777" w:rsidR="002D1DC7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The system may display estimated margin or gross profit.</w:t>
      </w:r>
    </w:p>
    <w:p w14:paraId="348D12DA" w14:textId="77777777" w:rsidR="006B15F5" w:rsidRPr="00211944" w:rsidRDefault="006B15F5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Add filter on STATUS column (In stock, Low, Out of Stock)</w:t>
      </w:r>
    </w:p>
    <w:p w14:paraId="23190020" w14:textId="77777777" w:rsidR="002D1DC7" w:rsidRPr="00B60CDB" w:rsidRDefault="00000000">
      <w:pPr>
        <w:pStyle w:val="Heading2"/>
        <w:rPr>
          <w:rFonts w:ascii="Aptos" w:hAnsi="Aptos"/>
          <w:sz w:val="20"/>
          <w:szCs w:val="20"/>
        </w:rPr>
      </w:pPr>
      <w:r w:rsidRPr="00B60CDB">
        <w:rPr>
          <w:rFonts w:ascii="Aptos" w:hAnsi="Aptos"/>
          <w:sz w:val="20"/>
          <w:szCs w:val="20"/>
        </w:rPr>
        <w:t>6.9 Stock Adjustment</w:t>
      </w:r>
    </w:p>
    <w:p w14:paraId="112697AE" w14:textId="77777777" w:rsidR="002D1DC7" w:rsidRPr="00211944" w:rsidRDefault="001D2E64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Authorized users shall be able to correct stock quantities. (Stock check and Fix option</w:t>
      </w:r>
      <w:r w:rsidR="006B15F5" w:rsidRPr="00211944">
        <w:rPr>
          <w:color w:val="000000" w:themeColor="text1"/>
          <w:sz w:val="20"/>
          <w:szCs w:val="20"/>
        </w:rPr>
        <w:t>/button</w:t>
      </w:r>
      <w:r w:rsidRPr="00211944">
        <w:rPr>
          <w:color w:val="000000" w:themeColor="text1"/>
          <w:sz w:val="20"/>
          <w:szCs w:val="20"/>
        </w:rPr>
        <w:t xml:space="preserve"> that fetches all the quantities from DB to align the front end correct qty on dashboards)</w:t>
      </w:r>
    </w:p>
    <w:p w14:paraId="1095AFB4" w14:textId="77777777" w:rsidR="002D1DC7" w:rsidRPr="00211944" w:rsidRDefault="00000000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The system shall require an adjustment reason</w:t>
      </w:r>
      <w:r w:rsidR="001D2E64" w:rsidRPr="00211944">
        <w:rPr>
          <w:color w:val="000000" w:themeColor="text1"/>
          <w:sz w:val="20"/>
          <w:szCs w:val="20"/>
        </w:rPr>
        <w:t xml:space="preserve"> and authorization.</w:t>
      </w:r>
    </w:p>
    <w:p w14:paraId="5982366D" w14:textId="77777777" w:rsidR="002D1DC7" w:rsidRPr="00211944" w:rsidRDefault="00000000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 xml:space="preserve">Reasons may include </w:t>
      </w:r>
      <w:r w:rsidR="0071075C" w:rsidRPr="00211944">
        <w:rPr>
          <w:color w:val="000000" w:themeColor="text1"/>
          <w:sz w:val="20"/>
          <w:szCs w:val="20"/>
        </w:rPr>
        <w:t>damage</w:t>
      </w:r>
      <w:r w:rsidRPr="00211944">
        <w:rPr>
          <w:color w:val="000000" w:themeColor="text1"/>
          <w:sz w:val="20"/>
          <w:szCs w:val="20"/>
        </w:rPr>
        <w:t xml:space="preserve">, </w:t>
      </w:r>
      <w:proofErr w:type="gramStart"/>
      <w:r w:rsidRPr="00211944">
        <w:rPr>
          <w:color w:val="000000" w:themeColor="text1"/>
          <w:sz w:val="20"/>
          <w:szCs w:val="20"/>
        </w:rPr>
        <w:t>expired</w:t>
      </w:r>
      <w:proofErr w:type="gramEnd"/>
      <w:r w:rsidRPr="00211944">
        <w:rPr>
          <w:color w:val="000000" w:themeColor="text1"/>
          <w:sz w:val="20"/>
          <w:szCs w:val="20"/>
        </w:rPr>
        <w:t>, missing, stock count correction or other</w:t>
      </w:r>
      <w:r w:rsidR="00994F2E" w:rsidRPr="00211944">
        <w:rPr>
          <w:color w:val="000000" w:themeColor="text1"/>
          <w:sz w:val="20"/>
          <w:szCs w:val="20"/>
        </w:rPr>
        <w:t>, note text box should always be available in case.</w:t>
      </w:r>
    </w:p>
    <w:p w14:paraId="736EC99D" w14:textId="77777777" w:rsidR="002D1DC7" w:rsidRPr="00211944" w:rsidRDefault="00000000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The system shall record the quantity before and after the adjustment.</w:t>
      </w:r>
    </w:p>
    <w:p w14:paraId="7C3979F4" w14:textId="77777777" w:rsidR="002D1DC7" w:rsidRPr="00211944" w:rsidRDefault="00000000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The system shall record the user, date, time and reason.</w:t>
      </w:r>
    </w:p>
    <w:p w14:paraId="44087176" w14:textId="77777777" w:rsidR="002D1DC7" w:rsidRPr="00275EAA" w:rsidRDefault="00000000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Adjustments shall appear in stock movement reports.</w:t>
      </w:r>
    </w:p>
    <w:p w14:paraId="12F5A465" w14:textId="565256E1" w:rsidR="00D21E22" w:rsidRPr="00275EAA" w:rsidRDefault="00D21E22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 xml:space="preserve">While users are on </w:t>
      </w:r>
      <w:proofErr w:type="gramStart"/>
      <w:r w:rsidRPr="00275EAA">
        <w:rPr>
          <w:color w:val="000000" w:themeColor="text1"/>
          <w:sz w:val="20"/>
          <w:szCs w:val="20"/>
        </w:rPr>
        <w:t>adjust</w:t>
      </w:r>
      <w:proofErr w:type="gramEnd"/>
      <w:r w:rsidRPr="00275EAA">
        <w:rPr>
          <w:color w:val="000000" w:themeColor="text1"/>
          <w:sz w:val="20"/>
          <w:szCs w:val="20"/>
        </w:rPr>
        <w:t xml:space="preserve"> stock </w:t>
      </w:r>
      <w:r w:rsidR="003E4702" w:rsidRPr="00275EAA">
        <w:rPr>
          <w:color w:val="000000" w:themeColor="text1"/>
          <w:sz w:val="20"/>
          <w:szCs w:val="20"/>
        </w:rPr>
        <w:t>screens</w:t>
      </w:r>
      <w:r w:rsidRPr="00275EAA">
        <w:rPr>
          <w:color w:val="000000" w:themeColor="text1"/>
          <w:sz w:val="20"/>
          <w:szCs w:val="20"/>
        </w:rPr>
        <w:t>, they should be able to cancel/abandon the process via button.</w:t>
      </w:r>
    </w:p>
    <w:p w14:paraId="74B07913" w14:textId="77777777" w:rsidR="002D1DC7" w:rsidRPr="00B60CDB" w:rsidRDefault="00000000">
      <w:pPr>
        <w:pStyle w:val="Heading2"/>
        <w:rPr>
          <w:rFonts w:ascii="Aptos" w:hAnsi="Aptos"/>
          <w:sz w:val="20"/>
          <w:szCs w:val="20"/>
        </w:rPr>
      </w:pPr>
      <w:r w:rsidRPr="00B60CDB">
        <w:rPr>
          <w:rFonts w:ascii="Aptos" w:hAnsi="Aptos"/>
          <w:sz w:val="20"/>
          <w:szCs w:val="20"/>
        </w:rPr>
        <w:t>6.10 Stock Take</w:t>
      </w:r>
    </w:p>
    <w:p w14:paraId="3121CB8F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Users shall be able to start a physical stock count.</w:t>
      </w:r>
    </w:p>
    <w:p w14:paraId="788AF7F3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The system shall display system quantity and allow the user to enter the physical quantity.</w:t>
      </w:r>
    </w:p>
    <w:p w14:paraId="06571EAA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The system shall calculate stock variances.</w:t>
      </w:r>
    </w:p>
    <w:p w14:paraId="57401D1F" w14:textId="77777777" w:rsidR="002D1DC7" w:rsidRPr="00B60CDB" w:rsidRDefault="00CB68D3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Authorized users shall be able to approve resulting adjustments</w:t>
      </w:r>
      <w:r w:rsidR="00994F2E">
        <w:rPr>
          <w:sz w:val="20"/>
          <w:szCs w:val="20"/>
        </w:rPr>
        <w:t>.</w:t>
      </w:r>
    </w:p>
    <w:p w14:paraId="51AA2566" w14:textId="77777777" w:rsidR="002D1DC7" w:rsidRPr="00275EAA" w:rsidRDefault="00000000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The system shall retain stock-take history.</w:t>
      </w:r>
    </w:p>
    <w:p w14:paraId="63F09A70" w14:textId="2E8B8D83" w:rsidR="00402C5B" w:rsidRPr="00275EAA" w:rsidRDefault="00402C5B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 xml:space="preserve">The stock </w:t>
      </w:r>
      <w:r w:rsidR="00E8506A" w:rsidRPr="00275EAA">
        <w:rPr>
          <w:color w:val="000000" w:themeColor="text1"/>
          <w:sz w:val="20"/>
          <w:szCs w:val="20"/>
        </w:rPr>
        <w:t xml:space="preserve">take </w:t>
      </w:r>
      <w:r w:rsidRPr="00275EAA">
        <w:rPr>
          <w:color w:val="000000" w:themeColor="text1"/>
          <w:sz w:val="20"/>
          <w:szCs w:val="20"/>
        </w:rPr>
        <w:t>function shall have the functionality to choose which you’re doing the stock take for (Store logged in to or Warehouse)</w:t>
      </w:r>
    </w:p>
    <w:p w14:paraId="1B9DC233" w14:textId="64BFE353" w:rsidR="00402C5B" w:rsidRPr="00275EAA" w:rsidRDefault="000B3DC1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 xml:space="preserve">Standard users can do stock take for main store assigned to </w:t>
      </w:r>
      <w:r w:rsidR="009A7A16" w:rsidRPr="00275EAA">
        <w:rPr>
          <w:color w:val="000000" w:themeColor="text1"/>
          <w:sz w:val="20"/>
          <w:szCs w:val="20"/>
        </w:rPr>
        <w:t>and</w:t>
      </w:r>
      <w:r w:rsidRPr="00275EAA">
        <w:rPr>
          <w:color w:val="000000" w:themeColor="text1"/>
          <w:sz w:val="20"/>
          <w:szCs w:val="20"/>
        </w:rPr>
        <w:t xml:space="preserve"> be able to do warehouse stock take.</w:t>
      </w:r>
    </w:p>
    <w:p w14:paraId="56F45363" w14:textId="00012664" w:rsidR="009A7A16" w:rsidRPr="00275EAA" w:rsidRDefault="009A7A16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When you click on stock take the system should give you options to choose which one you want to do (St</w:t>
      </w:r>
      <w:r w:rsidR="00810D92" w:rsidRPr="00275EAA">
        <w:rPr>
          <w:color w:val="000000" w:themeColor="text1"/>
          <w:sz w:val="20"/>
          <w:szCs w:val="20"/>
        </w:rPr>
        <w:t>or</w:t>
      </w:r>
      <w:r w:rsidRPr="00275EAA">
        <w:rPr>
          <w:color w:val="000000" w:themeColor="text1"/>
          <w:sz w:val="20"/>
          <w:szCs w:val="20"/>
        </w:rPr>
        <w:t>e or Warehouse)</w:t>
      </w:r>
    </w:p>
    <w:p w14:paraId="07698C8E" w14:textId="77777777" w:rsidR="002D1DC7" w:rsidRPr="00B60CDB" w:rsidRDefault="00000000">
      <w:pPr>
        <w:pStyle w:val="Heading2"/>
        <w:rPr>
          <w:rFonts w:ascii="Aptos" w:hAnsi="Aptos"/>
          <w:sz w:val="20"/>
          <w:szCs w:val="20"/>
        </w:rPr>
      </w:pPr>
      <w:r w:rsidRPr="00B60CDB">
        <w:rPr>
          <w:rFonts w:ascii="Aptos" w:hAnsi="Aptos"/>
          <w:sz w:val="20"/>
          <w:szCs w:val="20"/>
        </w:rPr>
        <w:t>6.11 Low Stock and Reorder Management</w:t>
      </w:r>
    </w:p>
    <w:p w14:paraId="7741D689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Each product may have a minimum stock level and reorder level.</w:t>
      </w:r>
    </w:p>
    <w:p w14:paraId="33D03364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The dashboard shall identify products below their configured threshold.</w:t>
      </w:r>
    </w:p>
    <w:p w14:paraId="55505347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The system should recommend a reorder quantity using current stock and historical movement.</w:t>
      </w:r>
    </w:p>
    <w:p w14:paraId="05979D5E" w14:textId="77777777" w:rsidR="002D1DC7" w:rsidRPr="00211944" w:rsidRDefault="00000000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Users should be able to create a simple purchase/restock list.</w:t>
      </w:r>
    </w:p>
    <w:p w14:paraId="247CD912" w14:textId="77777777" w:rsidR="00DD4E52" w:rsidRPr="00211944" w:rsidRDefault="00DD4E52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The system should give users access to reorder from that screen as well while seeing the critical stock levels.</w:t>
      </w:r>
    </w:p>
    <w:p w14:paraId="64A04AAC" w14:textId="77777777" w:rsidR="002D1DC7" w:rsidRPr="00B60CDB" w:rsidRDefault="00000000">
      <w:pPr>
        <w:pStyle w:val="Heading2"/>
        <w:rPr>
          <w:rFonts w:ascii="Aptos" w:hAnsi="Aptos"/>
          <w:sz w:val="20"/>
          <w:szCs w:val="20"/>
        </w:rPr>
      </w:pPr>
      <w:r w:rsidRPr="00B60CDB">
        <w:rPr>
          <w:rFonts w:ascii="Aptos" w:hAnsi="Aptos"/>
          <w:sz w:val="20"/>
          <w:szCs w:val="20"/>
        </w:rPr>
        <w:lastRenderedPageBreak/>
        <w:t>6.12 Expiry Management</w:t>
      </w:r>
    </w:p>
    <w:p w14:paraId="745D9F18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Products requiring expiry tracking shall support expiry dates or batches.</w:t>
      </w:r>
    </w:p>
    <w:p w14:paraId="46AD4A2A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The system shall identify products approaching expiry.</w:t>
      </w:r>
    </w:p>
    <w:p w14:paraId="0102FD36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The system shall identify expired stock.</w:t>
      </w:r>
    </w:p>
    <w:p w14:paraId="6AB8ACD3" w14:textId="77777777" w:rsidR="002D1DC7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 xml:space="preserve">Expired or damaged products shall be removable through an </w:t>
      </w:r>
      <w:r w:rsidR="00E46748" w:rsidRPr="00B60CDB">
        <w:rPr>
          <w:sz w:val="20"/>
          <w:szCs w:val="20"/>
        </w:rPr>
        <w:t>authorized</w:t>
      </w:r>
      <w:r w:rsidRPr="00B60CDB">
        <w:rPr>
          <w:sz w:val="20"/>
          <w:szCs w:val="20"/>
        </w:rPr>
        <w:t xml:space="preserve"> stock adjustment.</w:t>
      </w:r>
    </w:p>
    <w:p w14:paraId="49CAFAF0" w14:textId="672BBD61" w:rsidR="0077239D" w:rsidRPr="00275EAA" w:rsidRDefault="0077239D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 xml:space="preserve">This expiry Management tab should be available and </w:t>
      </w:r>
      <w:r w:rsidR="00271B80" w:rsidRPr="00275EAA">
        <w:rPr>
          <w:color w:val="000000" w:themeColor="text1"/>
          <w:sz w:val="20"/>
          <w:szCs w:val="20"/>
        </w:rPr>
        <w:t>usable;</w:t>
      </w:r>
      <w:r w:rsidR="006D2202" w:rsidRPr="00275EAA">
        <w:rPr>
          <w:color w:val="000000" w:themeColor="text1"/>
          <w:sz w:val="20"/>
          <w:szCs w:val="20"/>
        </w:rPr>
        <w:t xml:space="preserve"> it must</w:t>
      </w:r>
      <w:r w:rsidRPr="00275EAA">
        <w:rPr>
          <w:color w:val="000000" w:themeColor="text1"/>
          <w:sz w:val="20"/>
          <w:szCs w:val="20"/>
        </w:rPr>
        <w:t xml:space="preserve"> not</w:t>
      </w:r>
      <w:r w:rsidR="006D2202" w:rsidRPr="00275EAA">
        <w:rPr>
          <w:color w:val="000000" w:themeColor="text1"/>
          <w:sz w:val="20"/>
          <w:szCs w:val="20"/>
        </w:rPr>
        <w:t xml:space="preserve"> be</w:t>
      </w:r>
      <w:r w:rsidRPr="00275EAA">
        <w:rPr>
          <w:color w:val="000000" w:themeColor="text1"/>
          <w:sz w:val="20"/>
          <w:szCs w:val="20"/>
        </w:rPr>
        <w:t xml:space="preserve"> optional if you have stock items that record expiry dates.</w:t>
      </w:r>
    </w:p>
    <w:p w14:paraId="1548112E" w14:textId="15C62480" w:rsidR="00DB1137" w:rsidRPr="00275EAA" w:rsidRDefault="00DB1137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Each Stock item should have an expiry date to be able to track it</w:t>
      </w:r>
      <w:r w:rsidR="00F73A13" w:rsidRPr="00275EAA">
        <w:rPr>
          <w:color w:val="000000" w:themeColor="text1"/>
          <w:sz w:val="20"/>
          <w:szCs w:val="20"/>
        </w:rPr>
        <w:t xml:space="preserve"> and if track expiry is ticked the system should allow users to see expiring stock items that are coming and recorded.</w:t>
      </w:r>
    </w:p>
    <w:p w14:paraId="0B0997CA" w14:textId="77777777" w:rsidR="002D1DC7" w:rsidRPr="00B60CDB" w:rsidRDefault="00000000">
      <w:pPr>
        <w:pStyle w:val="Heading2"/>
        <w:rPr>
          <w:rFonts w:ascii="Aptos" w:hAnsi="Aptos"/>
          <w:sz w:val="20"/>
          <w:szCs w:val="20"/>
        </w:rPr>
      </w:pPr>
      <w:r w:rsidRPr="00B60CDB">
        <w:rPr>
          <w:rFonts w:ascii="Aptos" w:hAnsi="Aptos"/>
          <w:sz w:val="20"/>
          <w:szCs w:val="20"/>
        </w:rPr>
        <w:t>6.13 Supplier Management</w:t>
      </w:r>
    </w:p>
    <w:p w14:paraId="0A10E89E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Create and maintain supplier records.</w:t>
      </w:r>
    </w:p>
    <w:p w14:paraId="45B8ACC5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Associate products with suppliers.</w:t>
      </w:r>
    </w:p>
    <w:p w14:paraId="58C8E452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View goods received by supplier.</w:t>
      </w:r>
    </w:p>
    <w:p w14:paraId="2DEC0711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Store supplier invoice/reference information.</w:t>
      </w:r>
    </w:p>
    <w:p w14:paraId="52D7D285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Provide supplier purchase history.</w:t>
      </w:r>
    </w:p>
    <w:p w14:paraId="3CB40CC3" w14:textId="77777777" w:rsidR="002D1DC7" w:rsidRPr="00B60CDB" w:rsidRDefault="00000000">
      <w:pPr>
        <w:pStyle w:val="Heading2"/>
        <w:rPr>
          <w:rFonts w:ascii="Aptos" w:hAnsi="Aptos"/>
          <w:sz w:val="20"/>
          <w:szCs w:val="20"/>
        </w:rPr>
      </w:pPr>
      <w:r w:rsidRPr="00B60CDB">
        <w:rPr>
          <w:rFonts w:ascii="Aptos" w:hAnsi="Aptos"/>
          <w:sz w:val="20"/>
          <w:szCs w:val="20"/>
        </w:rPr>
        <w:t>6.14 Reports</w:t>
      </w:r>
    </w:p>
    <w:p w14:paraId="625A6383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Current stock report.</w:t>
      </w:r>
    </w:p>
    <w:p w14:paraId="40A88E27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Goods In report.</w:t>
      </w:r>
    </w:p>
    <w:p w14:paraId="1D6247C9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Goods Out report.</w:t>
      </w:r>
    </w:p>
    <w:p w14:paraId="5E68A6C9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Stock movement report.</w:t>
      </w:r>
    </w:p>
    <w:p w14:paraId="6FD352C5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Stock adjustment report.</w:t>
      </w:r>
    </w:p>
    <w:p w14:paraId="191B4309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Stock-take variance report.</w:t>
      </w:r>
    </w:p>
    <w:p w14:paraId="45E7604C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Low-stock report.</w:t>
      </w:r>
    </w:p>
    <w:p w14:paraId="58662E02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Expiry report.</w:t>
      </w:r>
    </w:p>
    <w:p w14:paraId="62FFD9DE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Supplier purchase report.</w:t>
      </w:r>
    </w:p>
    <w:p w14:paraId="0C55FD02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Credit customer balances report.</w:t>
      </w:r>
    </w:p>
    <w:p w14:paraId="59D7E3A8" w14:textId="77777777" w:rsidR="002D1DC7" w:rsidRPr="00275EAA" w:rsidRDefault="00000000" w:rsidP="00476B64">
      <w:pPr>
        <w:pStyle w:val="ListBullet"/>
        <w:rPr>
          <w:color w:val="000000" w:themeColor="text1"/>
        </w:rPr>
      </w:pPr>
      <w:r w:rsidRPr="00275EAA">
        <w:rPr>
          <w:color w:val="000000" w:themeColor="text1"/>
          <w:sz w:val="20"/>
          <w:szCs w:val="20"/>
        </w:rPr>
        <w:t>Customer credit transaction history.</w:t>
      </w:r>
    </w:p>
    <w:p w14:paraId="732628CD" w14:textId="76CC01C8" w:rsidR="00FF5866" w:rsidRPr="00275EAA" w:rsidRDefault="00164053" w:rsidP="00476B64">
      <w:pPr>
        <w:pStyle w:val="ListBullet"/>
        <w:rPr>
          <w:color w:val="000000" w:themeColor="text1"/>
        </w:rPr>
      </w:pPr>
      <w:r w:rsidRPr="00275EAA">
        <w:rPr>
          <w:color w:val="000000" w:themeColor="text1"/>
          <w:sz w:val="20"/>
          <w:szCs w:val="20"/>
        </w:rPr>
        <w:t>P</w:t>
      </w:r>
      <w:r w:rsidR="00FF5866" w:rsidRPr="00275EAA">
        <w:rPr>
          <w:color w:val="000000" w:themeColor="text1"/>
          <w:sz w:val="20"/>
          <w:szCs w:val="20"/>
        </w:rPr>
        <w:t xml:space="preserve">ayment </w:t>
      </w:r>
      <w:r w:rsidR="00AD5B64" w:rsidRPr="00275EAA">
        <w:rPr>
          <w:color w:val="000000" w:themeColor="text1"/>
          <w:sz w:val="20"/>
          <w:szCs w:val="20"/>
        </w:rPr>
        <w:t>R</w:t>
      </w:r>
      <w:r w:rsidR="00FF5866" w:rsidRPr="00275EAA">
        <w:rPr>
          <w:color w:val="000000" w:themeColor="text1"/>
          <w:sz w:val="20"/>
          <w:szCs w:val="20"/>
        </w:rPr>
        <w:t>eport (Cash, Card/EFT and Credit</w:t>
      </w:r>
      <w:r w:rsidR="001E4D4D" w:rsidRPr="00275EAA">
        <w:rPr>
          <w:color w:val="000000" w:themeColor="text1"/>
          <w:sz w:val="20"/>
          <w:szCs w:val="20"/>
        </w:rPr>
        <w:t xml:space="preserve"> Payment</w:t>
      </w:r>
      <w:r w:rsidR="00FF5866" w:rsidRPr="00275EAA">
        <w:rPr>
          <w:color w:val="000000" w:themeColor="text1"/>
          <w:sz w:val="20"/>
          <w:szCs w:val="20"/>
        </w:rPr>
        <w:t>)</w:t>
      </w:r>
    </w:p>
    <w:p w14:paraId="4A458B22" w14:textId="77777777" w:rsidR="007128AA" w:rsidRPr="00275EAA" w:rsidRDefault="00000000" w:rsidP="00476B64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Warehouse stock report.</w:t>
      </w:r>
    </w:p>
    <w:p w14:paraId="68F76ECA" w14:textId="77777777" w:rsidR="007128AA" w:rsidRPr="00275EAA" w:rsidRDefault="00000000" w:rsidP="00476B64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Warehouse-to-store transfer report.</w:t>
      </w:r>
    </w:p>
    <w:p w14:paraId="77623A9C" w14:textId="77777777" w:rsidR="007128AA" w:rsidRPr="00275EAA" w:rsidRDefault="00000000" w:rsidP="00476B64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Store-to-store transfer report.</w:t>
      </w:r>
    </w:p>
    <w:p w14:paraId="0E6F5CD9" w14:textId="77777777" w:rsidR="007128AA" w:rsidRPr="00275EAA" w:rsidRDefault="00000000" w:rsidP="00476B64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Transfer status and receiving report.</w:t>
      </w:r>
    </w:p>
    <w:p w14:paraId="6149B324" w14:textId="77777777" w:rsidR="007128AA" w:rsidRPr="00275EAA" w:rsidRDefault="00000000" w:rsidP="00476B64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Bulk unpacking/conversion report.</w:t>
      </w:r>
    </w:p>
    <w:p w14:paraId="636A62C3" w14:textId="77777777" w:rsidR="002D1DC7" w:rsidRPr="00275EAA" w:rsidRDefault="00000000" w:rsidP="00930CB8">
      <w:pPr>
        <w:pStyle w:val="ListBullet"/>
        <w:spacing w:after="0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Stock valuation report.</w:t>
      </w:r>
    </w:p>
    <w:p w14:paraId="035BC842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Fast-moving products report.</w:t>
      </w:r>
    </w:p>
    <w:p w14:paraId="731E314A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Slow-moving products report.</w:t>
      </w:r>
    </w:p>
    <w:p w14:paraId="6855CF41" w14:textId="77777777" w:rsidR="002D1DC7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Price history report.</w:t>
      </w:r>
    </w:p>
    <w:p w14:paraId="3EFCD5B1" w14:textId="2D74F21C" w:rsidR="00DA1013" w:rsidRDefault="00DA1013">
      <w:pPr>
        <w:pStyle w:val="ListBullet"/>
        <w:rPr>
          <w:sz w:val="20"/>
          <w:szCs w:val="20"/>
        </w:rPr>
      </w:pPr>
      <w:r>
        <w:rPr>
          <w:sz w:val="20"/>
        </w:rPr>
        <w:t xml:space="preserve">Copy </w:t>
      </w:r>
      <w:r w:rsidR="00076EF6">
        <w:rPr>
          <w:sz w:val="20"/>
        </w:rPr>
        <w:t>icons</w:t>
      </w:r>
      <w:r>
        <w:rPr>
          <w:sz w:val="20"/>
        </w:rPr>
        <w:t xml:space="preserve"> or function on </w:t>
      </w:r>
      <w:r w:rsidR="00076EF6">
        <w:rPr>
          <w:sz w:val="20"/>
        </w:rPr>
        <w:t>things</w:t>
      </w:r>
      <w:r>
        <w:rPr>
          <w:sz w:val="20"/>
        </w:rPr>
        <w:t xml:space="preserve"> like barcode inside the stock item or just click on barcode to copy it after stock item is opened in products screen.</w:t>
      </w:r>
    </w:p>
    <w:p w14:paraId="049EC26B" w14:textId="77777777" w:rsidR="00956A52" w:rsidRPr="00211944" w:rsidRDefault="00956A52" w:rsidP="00956A52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Export to Excel, PDF and Email function integration in all reports.</w:t>
      </w:r>
    </w:p>
    <w:p w14:paraId="5995318D" w14:textId="77777777" w:rsidR="00B33B35" w:rsidRPr="00211944" w:rsidRDefault="00B33B35" w:rsidP="00956A52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lastRenderedPageBreak/>
        <w:t>Each report must have description underneath it so that the user knows the report they run and what output it’ll produce.</w:t>
      </w:r>
    </w:p>
    <w:p w14:paraId="4B9ACE48" w14:textId="77777777" w:rsidR="002D1DC7" w:rsidRPr="00B60CDB" w:rsidRDefault="00000000">
      <w:pPr>
        <w:pStyle w:val="Heading2"/>
        <w:rPr>
          <w:rFonts w:ascii="Aptos" w:hAnsi="Aptos"/>
          <w:sz w:val="20"/>
          <w:szCs w:val="20"/>
        </w:rPr>
      </w:pPr>
      <w:r w:rsidRPr="00B60CDB">
        <w:rPr>
          <w:rFonts w:ascii="Aptos" w:hAnsi="Aptos"/>
          <w:sz w:val="20"/>
          <w:szCs w:val="20"/>
        </w:rPr>
        <w:t>6.15 Audit Trail</w:t>
      </w:r>
    </w:p>
    <w:p w14:paraId="0CE874C1" w14:textId="77777777" w:rsidR="002D1DC7" w:rsidRPr="00211944" w:rsidRDefault="00000000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 xml:space="preserve">The system shall record important </w:t>
      </w:r>
      <w:r w:rsidR="00B33B35" w:rsidRPr="00211944">
        <w:rPr>
          <w:color w:val="000000" w:themeColor="text1"/>
          <w:sz w:val="20"/>
          <w:szCs w:val="20"/>
        </w:rPr>
        <w:t>creation</w:t>
      </w:r>
      <w:r w:rsidRPr="00211944">
        <w:rPr>
          <w:color w:val="000000" w:themeColor="text1"/>
          <w:sz w:val="20"/>
          <w:szCs w:val="20"/>
        </w:rPr>
        <w:t>, update and delete actions.</w:t>
      </w:r>
    </w:p>
    <w:p w14:paraId="4CD3C65C" w14:textId="77777777" w:rsidR="00B33B35" w:rsidRPr="00211944" w:rsidRDefault="00B33B35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Audit Trail must also show on what stock item the action was performed.</w:t>
      </w:r>
    </w:p>
    <w:p w14:paraId="736DA4BD" w14:textId="77777777" w:rsidR="002D1DC7" w:rsidRPr="00211944" w:rsidRDefault="00000000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Stock movements shall identify the responsible user.</w:t>
      </w:r>
    </w:p>
    <w:p w14:paraId="5055E763" w14:textId="77777777" w:rsidR="002D1DC7" w:rsidRPr="00211944" w:rsidRDefault="00000000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Credit transactions shall identify the responsible user.</w:t>
      </w:r>
    </w:p>
    <w:p w14:paraId="0A9A9D35" w14:textId="77777777" w:rsidR="002D1DC7" w:rsidRPr="00275EAA" w:rsidRDefault="00000000" w:rsidP="00476B64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 xml:space="preserve">Administrators </w:t>
      </w:r>
      <w:r w:rsidR="00E46100" w:rsidRPr="00275EAA">
        <w:rPr>
          <w:color w:val="000000" w:themeColor="text1"/>
        </w:rPr>
        <w:t xml:space="preserve">and Managers </w:t>
      </w:r>
      <w:r w:rsidRPr="00275EAA">
        <w:rPr>
          <w:color w:val="000000" w:themeColor="text1"/>
        </w:rPr>
        <w:t>shall be able to review transaction history.</w:t>
      </w:r>
    </w:p>
    <w:p w14:paraId="688D9E5E" w14:textId="77777777" w:rsidR="007128AA" w:rsidRPr="00275EAA" w:rsidRDefault="00000000" w:rsidP="00476B64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Warehouse receipts, stock transfers and bulk unpacking transactions must be included in the audit trail.</w:t>
      </w:r>
    </w:p>
    <w:p w14:paraId="1C016B1F" w14:textId="5C7C5CA4" w:rsidR="007128AA" w:rsidRPr="00275EAA" w:rsidRDefault="00000000" w:rsidP="00476B64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 xml:space="preserve">Transfer records must identify source location, destination location and the users </w:t>
      </w:r>
      <w:r w:rsidR="00476B64" w:rsidRPr="00275EAA">
        <w:rPr>
          <w:color w:val="000000" w:themeColor="text1"/>
        </w:rPr>
        <w:t>that are doing the transfers, we don’t use additional users to receive or dispatch in the warehouse as it’s a small business that standard user can just transfer stock to warehouse and also</w:t>
      </w:r>
      <w:r w:rsidR="005B02FE" w:rsidRPr="00275EAA">
        <w:rPr>
          <w:color w:val="000000" w:themeColor="text1"/>
        </w:rPr>
        <w:t xml:space="preserve"> be</w:t>
      </w:r>
      <w:r w:rsidR="00476B64" w:rsidRPr="00275EAA">
        <w:rPr>
          <w:color w:val="000000" w:themeColor="text1"/>
        </w:rPr>
        <w:t xml:space="preserve"> able to transfer</w:t>
      </w:r>
      <w:r w:rsidR="00710DDC" w:rsidRPr="00275EAA">
        <w:rPr>
          <w:color w:val="000000" w:themeColor="text1"/>
        </w:rPr>
        <w:t xml:space="preserve"> stock</w:t>
      </w:r>
      <w:r w:rsidR="00476B64" w:rsidRPr="00275EAA">
        <w:rPr>
          <w:color w:val="000000" w:themeColor="text1"/>
        </w:rPr>
        <w:t xml:space="preserve"> back from warehouse to a linked store for their user.</w:t>
      </w:r>
    </w:p>
    <w:p w14:paraId="7D77381C" w14:textId="5105699A" w:rsidR="007128AA" w:rsidRPr="00275EAA" w:rsidRDefault="00000000" w:rsidP="00476B64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 xml:space="preserve">Any transfer cancellation, rejection or override must record the reason and </w:t>
      </w:r>
      <w:proofErr w:type="gramStart"/>
      <w:r w:rsidR="00804F4C" w:rsidRPr="00275EAA">
        <w:rPr>
          <w:color w:val="000000" w:themeColor="text1"/>
        </w:rPr>
        <w:t>authorizing</w:t>
      </w:r>
      <w:proofErr w:type="gramEnd"/>
      <w:r w:rsidRPr="00275EAA">
        <w:rPr>
          <w:color w:val="000000" w:themeColor="text1"/>
        </w:rPr>
        <w:t xml:space="preserve"> user.</w:t>
      </w:r>
    </w:p>
    <w:p w14:paraId="61B07EAF" w14:textId="77777777" w:rsidR="002D1DC7" w:rsidRPr="00211944" w:rsidRDefault="00000000" w:rsidP="00930CB8">
      <w:pPr>
        <w:pStyle w:val="ListBullet"/>
        <w:spacing w:after="0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Critical records should not be physically deleted without an appropriate audit record.</w:t>
      </w:r>
    </w:p>
    <w:p w14:paraId="4AF8EACC" w14:textId="77777777" w:rsidR="002D1DC7" w:rsidRPr="00B60CDB" w:rsidRDefault="00000000">
      <w:pPr>
        <w:pStyle w:val="Heading1"/>
        <w:rPr>
          <w:rFonts w:ascii="Aptos" w:hAnsi="Aptos"/>
          <w:sz w:val="20"/>
          <w:szCs w:val="20"/>
        </w:rPr>
      </w:pPr>
      <w:r w:rsidRPr="00B60CDB">
        <w:rPr>
          <w:rFonts w:ascii="Aptos" w:hAnsi="Aptos"/>
          <w:sz w:val="20"/>
          <w:szCs w:val="20"/>
        </w:rPr>
        <w:t>7. Business Rules</w:t>
      </w:r>
    </w:p>
    <w:p w14:paraId="4A546B2D" w14:textId="77777777" w:rsidR="002D1DC7" w:rsidRPr="00275EAA" w:rsidRDefault="00000000">
      <w:pPr>
        <w:pStyle w:val="ListNumber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Every stock increase or decrease must have a transaction reason/type.</w:t>
      </w:r>
    </w:p>
    <w:p w14:paraId="23A079BC" w14:textId="77777777" w:rsidR="00C64040" w:rsidRPr="00275EAA" w:rsidRDefault="00C64040" w:rsidP="00C64040">
      <w:pPr>
        <w:pStyle w:val="ListNumber"/>
        <w:rPr>
          <w:color w:val="000000" w:themeColor="text1"/>
        </w:rPr>
      </w:pPr>
      <w:r w:rsidRPr="00275EAA">
        <w:rPr>
          <w:color w:val="000000" w:themeColor="text1"/>
        </w:rPr>
        <w:t xml:space="preserve">Add import excel sheet for importing new products, update existing quantities on stock items via import button </w:t>
      </w:r>
      <w:r w:rsidR="0017268A" w:rsidRPr="00275EAA">
        <w:rPr>
          <w:color w:val="000000" w:themeColor="text1"/>
        </w:rPr>
        <w:t>in the products tab</w:t>
      </w:r>
      <w:r w:rsidRPr="00275EAA">
        <w:rPr>
          <w:color w:val="000000" w:themeColor="text1"/>
        </w:rPr>
        <w:t>.</w:t>
      </w:r>
    </w:p>
    <w:p w14:paraId="19EA5B40" w14:textId="5156DC3D" w:rsidR="00631DFA" w:rsidRPr="00275EAA" w:rsidRDefault="00631DFA" w:rsidP="00C64040">
      <w:pPr>
        <w:pStyle w:val="ListNumber"/>
        <w:rPr>
          <w:color w:val="000000" w:themeColor="text1"/>
        </w:rPr>
      </w:pPr>
      <w:r w:rsidRPr="00275EAA">
        <w:rPr>
          <w:color w:val="000000" w:themeColor="text1"/>
        </w:rPr>
        <w:t>System must be able to import Suppliers via Excel sheet according to system standard and format.</w:t>
      </w:r>
    </w:p>
    <w:p w14:paraId="5F473DFD" w14:textId="39256BD7" w:rsidR="00631DFA" w:rsidRPr="00275EAA" w:rsidRDefault="00631DFA" w:rsidP="00C64040">
      <w:pPr>
        <w:pStyle w:val="ListNumber"/>
        <w:rPr>
          <w:color w:val="000000" w:themeColor="text1"/>
        </w:rPr>
      </w:pPr>
      <w:r w:rsidRPr="00275EAA">
        <w:rPr>
          <w:color w:val="000000" w:themeColor="text1"/>
        </w:rPr>
        <w:t>System must be able to import Credit Customers via Excel sheet according to system standard and format.</w:t>
      </w:r>
    </w:p>
    <w:p w14:paraId="5E6AF9B6" w14:textId="77777777" w:rsidR="002D1DC7" w:rsidRPr="00275EAA" w:rsidRDefault="00000000">
      <w:pPr>
        <w:pStyle w:val="ListNumber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Goods In increases available stock.</w:t>
      </w:r>
    </w:p>
    <w:p w14:paraId="48FAA1D8" w14:textId="77777777" w:rsidR="002D1DC7" w:rsidRPr="00B60CDB" w:rsidRDefault="00000000">
      <w:pPr>
        <w:pStyle w:val="ListNumber"/>
        <w:rPr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 xml:space="preserve">Goods Out decreases available </w:t>
      </w:r>
      <w:r w:rsidRPr="00B60CDB">
        <w:rPr>
          <w:sz w:val="20"/>
          <w:szCs w:val="20"/>
        </w:rPr>
        <w:t>stock.</w:t>
      </w:r>
    </w:p>
    <w:p w14:paraId="521FB66E" w14:textId="77777777" w:rsidR="002D1DC7" w:rsidRPr="00211944" w:rsidRDefault="00000000">
      <w:pPr>
        <w:pStyle w:val="ListNumber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A cash sale decreases stock but does not create customer debt.</w:t>
      </w:r>
    </w:p>
    <w:p w14:paraId="25A6876F" w14:textId="77777777" w:rsidR="0050505F" w:rsidRPr="00211944" w:rsidRDefault="0050505F" w:rsidP="0050505F">
      <w:pPr>
        <w:pStyle w:val="ListNumber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A Card/EFT sale decreases stock but does not create customer debt.</w:t>
      </w:r>
    </w:p>
    <w:p w14:paraId="00A66F44" w14:textId="77777777" w:rsidR="002D1DC7" w:rsidRPr="00B60CDB" w:rsidRDefault="00000000">
      <w:pPr>
        <w:pStyle w:val="ListNumber"/>
        <w:rPr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 xml:space="preserve">A credit sale decreases stock and increases the selected customer's outstanding </w:t>
      </w:r>
      <w:r w:rsidRPr="00B60CDB">
        <w:rPr>
          <w:sz w:val="20"/>
          <w:szCs w:val="20"/>
        </w:rPr>
        <w:t>balance.</w:t>
      </w:r>
    </w:p>
    <w:p w14:paraId="0C073130" w14:textId="77777777" w:rsidR="002D1DC7" w:rsidRPr="00B60CDB" w:rsidRDefault="00000000">
      <w:pPr>
        <w:pStyle w:val="ListNumber"/>
        <w:rPr>
          <w:sz w:val="20"/>
          <w:szCs w:val="20"/>
        </w:rPr>
      </w:pPr>
      <w:r w:rsidRPr="00B60CDB">
        <w:rPr>
          <w:sz w:val="20"/>
          <w:szCs w:val="20"/>
        </w:rPr>
        <w:t>A credit payment does not change stock; it only reduces the customer's outstanding balance.</w:t>
      </w:r>
    </w:p>
    <w:p w14:paraId="0AF6BBBC" w14:textId="77777777" w:rsidR="002D1DC7" w:rsidRPr="00B60CDB" w:rsidRDefault="00000000">
      <w:pPr>
        <w:pStyle w:val="ListNumber"/>
        <w:rPr>
          <w:sz w:val="20"/>
          <w:szCs w:val="20"/>
        </w:rPr>
      </w:pPr>
      <w:r w:rsidRPr="00B60CDB">
        <w:rPr>
          <w:sz w:val="20"/>
          <w:szCs w:val="20"/>
        </w:rPr>
        <w:t>A partial credit payment must be supported.</w:t>
      </w:r>
    </w:p>
    <w:p w14:paraId="368CCA3E" w14:textId="77777777" w:rsidR="002D1DC7" w:rsidRPr="00B60CDB" w:rsidRDefault="00000000">
      <w:pPr>
        <w:pStyle w:val="ListNumber"/>
        <w:rPr>
          <w:sz w:val="20"/>
          <w:szCs w:val="20"/>
        </w:rPr>
      </w:pPr>
      <w:r w:rsidRPr="00B60CDB">
        <w:rPr>
          <w:sz w:val="20"/>
          <w:szCs w:val="20"/>
        </w:rPr>
        <w:t xml:space="preserve">A credit sale should not exceed the customer's credit limit unless an </w:t>
      </w:r>
      <w:r w:rsidR="005D6344" w:rsidRPr="00B60CDB">
        <w:rPr>
          <w:sz w:val="20"/>
          <w:szCs w:val="20"/>
        </w:rPr>
        <w:t>authorized</w:t>
      </w:r>
      <w:r w:rsidRPr="00B60CDB">
        <w:rPr>
          <w:sz w:val="20"/>
          <w:szCs w:val="20"/>
        </w:rPr>
        <w:t xml:space="preserve"> user approves an override.</w:t>
      </w:r>
    </w:p>
    <w:p w14:paraId="52376B6D" w14:textId="77777777" w:rsidR="002D1DC7" w:rsidRDefault="00000000">
      <w:pPr>
        <w:pStyle w:val="ListNumber"/>
        <w:rPr>
          <w:sz w:val="20"/>
          <w:szCs w:val="20"/>
        </w:rPr>
      </w:pPr>
      <w:r w:rsidRPr="00B60CDB">
        <w:rPr>
          <w:sz w:val="20"/>
          <w:szCs w:val="20"/>
        </w:rPr>
        <w:t>Stock adjustments must include a reason.</w:t>
      </w:r>
    </w:p>
    <w:p w14:paraId="33210DEA" w14:textId="77777777" w:rsidR="00BE31DB" w:rsidRPr="00BE31DB" w:rsidRDefault="00BE31DB" w:rsidP="00BE31DB">
      <w:pPr>
        <w:pStyle w:val="ListNumber"/>
      </w:pPr>
      <w:r>
        <w:t>Admin must be able to export the stock out of the system under products tab Excel, PDF or send to email.</w:t>
      </w:r>
    </w:p>
    <w:p w14:paraId="161F9144" w14:textId="77777777" w:rsidR="002D1DC7" w:rsidRPr="00B60CDB" w:rsidRDefault="00000000">
      <w:pPr>
        <w:pStyle w:val="ListNumber"/>
        <w:rPr>
          <w:sz w:val="20"/>
          <w:szCs w:val="20"/>
        </w:rPr>
      </w:pPr>
      <w:r w:rsidRPr="00B60CDB">
        <w:rPr>
          <w:sz w:val="20"/>
          <w:szCs w:val="20"/>
        </w:rPr>
        <w:t>Stock quantities and customer balances must be calculated consistently from approved transactions.</w:t>
      </w:r>
    </w:p>
    <w:p w14:paraId="5414AD93" w14:textId="77777777" w:rsidR="002D1DC7" w:rsidRPr="00B60CDB" w:rsidRDefault="00000000">
      <w:pPr>
        <w:pStyle w:val="ListNumber"/>
        <w:rPr>
          <w:sz w:val="20"/>
          <w:szCs w:val="20"/>
        </w:rPr>
      </w:pPr>
      <w:r w:rsidRPr="00B60CDB">
        <w:rPr>
          <w:sz w:val="20"/>
          <w:szCs w:val="20"/>
        </w:rPr>
        <w:t>Every transaction must have a date/time and user.</w:t>
      </w:r>
    </w:p>
    <w:p w14:paraId="3853D25E" w14:textId="77777777" w:rsidR="002D1DC7" w:rsidRPr="00B60CDB" w:rsidRDefault="00000000">
      <w:pPr>
        <w:pStyle w:val="ListNumber"/>
        <w:rPr>
          <w:sz w:val="20"/>
          <w:szCs w:val="20"/>
        </w:rPr>
      </w:pPr>
      <w:r w:rsidRPr="00B60CDB">
        <w:rPr>
          <w:sz w:val="20"/>
          <w:szCs w:val="20"/>
        </w:rPr>
        <w:t>Products should have unique barcodes within a store.</w:t>
      </w:r>
    </w:p>
    <w:p w14:paraId="02BA448E" w14:textId="77777777" w:rsidR="00E46100" w:rsidRDefault="00000000" w:rsidP="00E46100">
      <w:pPr>
        <w:pStyle w:val="ListNumber"/>
        <w:rPr>
          <w:sz w:val="20"/>
          <w:szCs w:val="20"/>
        </w:rPr>
      </w:pPr>
      <w:r w:rsidRPr="00B60CDB">
        <w:rPr>
          <w:sz w:val="20"/>
          <w:szCs w:val="20"/>
        </w:rPr>
        <w:t>Deactivated products should remain available in historical transactions.</w:t>
      </w:r>
    </w:p>
    <w:p w14:paraId="3EE4BE59" w14:textId="77777777" w:rsidR="0050505F" w:rsidRPr="0050505F" w:rsidRDefault="0050505F" w:rsidP="00E46100">
      <w:pPr>
        <w:pStyle w:val="ListNumber"/>
        <w:rPr>
          <w:sz w:val="20"/>
          <w:szCs w:val="20"/>
        </w:rPr>
      </w:pPr>
      <w:r w:rsidRPr="00B60CDB">
        <w:rPr>
          <w:color w:val="182033"/>
          <w:sz w:val="20"/>
          <w:szCs w:val="20"/>
        </w:rPr>
        <w:t>Return goods must reference the original invoice/invoice item where the original transaction is available</w:t>
      </w:r>
      <w:r>
        <w:rPr>
          <w:color w:val="182033"/>
          <w:sz w:val="20"/>
          <w:szCs w:val="20"/>
        </w:rPr>
        <w:t xml:space="preserve"> or system picked transaction that happened by unique sale ID generated upon goods out.</w:t>
      </w:r>
    </w:p>
    <w:p w14:paraId="6867301A" w14:textId="77777777" w:rsidR="0050505F" w:rsidRPr="0050505F" w:rsidRDefault="0050505F" w:rsidP="00E46100">
      <w:pPr>
        <w:pStyle w:val="ListNumber"/>
        <w:rPr>
          <w:sz w:val="20"/>
          <w:szCs w:val="20"/>
        </w:rPr>
      </w:pPr>
      <w:r w:rsidRPr="00B60CDB">
        <w:rPr>
          <w:color w:val="182033"/>
          <w:sz w:val="20"/>
          <w:szCs w:val="20"/>
        </w:rPr>
        <w:t>A return cannot be completed without a configured return reason.</w:t>
      </w:r>
    </w:p>
    <w:p w14:paraId="59AD4922" w14:textId="77777777" w:rsidR="0050505F" w:rsidRPr="0050505F" w:rsidRDefault="0050505F" w:rsidP="00E46100">
      <w:pPr>
        <w:pStyle w:val="ListNumber"/>
        <w:rPr>
          <w:sz w:val="20"/>
          <w:szCs w:val="20"/>
        </w:rPr>
      </w:pPr>
      <w:r w:rsidRPr="00B60CDB">
        <w:rPr>
          <w:color w:val="182033"/>
          <w:sz w:val="20"/>
          <w:szCs w:val="20"/>
        </w:rPr>
        <w:t>A return must create a credit note/adjustment record rather than deleting or overwriting the original invoice.</w:t>
      </w:r>
    </w:p>
    <w:p w14:paraId="67DB8892" w14:textId="77777777" w:rsidR="0050505F" w:rsidRPr="0050505F" w:rsidRDefault="0050505F" w:rsidP="00E46100">
      <w:pPr>
        <w:pStyle w:val="ListNumber"/>
        <w:rPr>
          <w:sz w:val="20"/>
          <w:szCs w:val="20"/>
        </w:rPr>
      </w:pPr>
      <w:r w:rsidRPr="00B60CDB">
        <w:rPr>
          <w:color w:val="182033"/>
          <w:sz w:val="20"/>
          <w:szCs w:val="20"/>
        </w:rPr>
        <w:t>A refund cannot exceed the approved credit/refundable amount.</w:t>
      </w:r>
    </w:p>
    <w:p w14:paraId="6C134677" w14:textId="77777777" w:rsidR="0050505F" w:rsidRPr="0050505F" w:rsidRDefault="0050505F" w:rsidP="00E46100">
      <w:pPr>
        <w:pStyle w:val="ListNumber"/>
        <w:rPr>
          <w:sz w:val="20"/>
          <w:szCs w:val="20"/>
        </w:rPr>
      </w:pPr>
      <w:r w:rsidRPr="00B60CDB">
        <w:rPr>
          <w:color w:val="182033"/>
          <w:sz w:val="20"/>
          <w:szCs w:val="20"/>
        </w:rPr>
        <w:lastRenderedPageBreak/>
        <w:t>The condition/inspection outcome must be captured before the return is finalized.</w:t>
      </w:r>
    </w:p>
    <w:p w14:paraId="3A8345FB" w14:textId="274968BA" w:rsidR="0050505F" w:rsidRPr="0050505F" w:rsidRDefault="0050505F" w:rsidP="00E46100">
      <w:pPr>
        <w:pStyle w:val="ListNumber"/>
        <w:rPr>
          <w:sz w:val="20"/>
          <w:szCs w:val="20"/>
        </w:rPr>
      </w:pPr>
      <w:r w:rsidRPr="00B60CDB">
        <w:rPr>
          <w:color w:val="182033"/>
          <w:sz w:val="20"/>
          <w:szCs w:val="20"/>
        </w:rPr>
        <w:t>Issued/posted invoices must not be hard by users</w:t>
      </w:r>
      <w:r w:rsidR="00604D70">
        <w:rPr>
          <w:color w:val="182033"/>
          <w:sz w:val="20"/>
          <w:szCs w:val="20"/>
        </w:rPr>
        <w:t xml:space="preserve"> for audit purposes</w:t>
      </w:r>
      <w:r w:rsidRPr="00B60CDB">
        <w:rPr>
          <w:color w:val="182033"/>
          <w:sz w:val="20"/>
          <w:szCs w:val="20"/>
        </w:rPr>
        <w:t>.</w:t>
      </w:r>
    </w:p>
    <w:p w14:paraId="592086AC" w14:textId="77777777" w:rsidR="0050505F" w:rsidRDefault="0050505F" w:rsidP="00E46100">
      <w:pPr>
        <w:pStyle w:val="ListNumber"/>
        <w:rPr>
          <w:sz w:val="20"/>
          <w:szCs w:val="20"/>
        </w:rPr>
      </w:pPr>
      <w:r>
        <w:rPr>
          <w:sz w:val="20"/>
          <w:szCs w:val="20"/>
        </w:rPr>
        <w:t>E</w:t>
      </w:r>
      <w:r w:rsidRPr="0050505F">
        <w:rPr>
          <w:sz w:val="20"/>
          <w:szCs w:val="20"/>
        </w:rPr>
        <w:t>very Goods Out transaction should have a unique transaction ID/reference.</w:t>
      </w:r>
    </w:p>
    <w:p w14:paraId="4FDB622E" w14:textId="77777777" w:rsidR="0050505F" w:rsidRPr="0050505F" w:rsidRDefault="0050505F" w:rsidP="00E46100">
      <w:pPr>
        <w:pStyle w:val="ListNumber"/>
        <w:rPr>
          <w:sz w:val="20"/>
          <w:szCs w:val="20"/>
        </w:rPr>
      </w:pPr>
      <w:r w:rsidRPr="00B60CDB">
        <w:rPr>
          <w:color w:val="182033"/>
          <w:sz w:val="20"/>
          <w:szCs w:val="20"/>
        </w:rPr>
        <w:t>The system should prevent accidental duplicate payment posting through validation and clear references.</w:t>
      </w:r>
    </w:p>
    <w:p w14:paraId="2E52558E" w14:textId="77777777" w:rsidR="00E46100" w:rsidRPr="00211944" w:rsidRDefault="0050505F" w:rsidP="00594D05">
      <w:pPr>
        <w:pStyle w:val="ListNumber"/>
        <w:rPr>
          <w:color w:val="000000" w:themeColor="text1"/>
          <w:sz w:val="20"/>
          <w:szCs w:val="20"/>
        </w:rPr>
      </w:pPr>
      <w:r w:rsidRPr="00B60CDB">
        <w:rPr>
          <w:color w:val="182033"/>
          <w:sz w:val="20"/>
          <w:szCs w:val="20"/>
        </w:rPr>
        <w:t>Negative stock is prohibited by default; exceptions require explicit configuration/authorization</w:t>
      </w:r>
      <w:r w:rsidR="00594D05">
        <w:rPr>
          <w:color w:val="182033"/>
          <w:sz w:val="20"/>
          <w:szCs w:val="20"/>
        </w:rPr>
        <w:t xml:space="preserve">, you can’t see </w:t>
      </w:r>
      <w:r w:rsidR="00594D05" w:rsidRPr="00211944">
        <w:rPr>
          <w:color w:val="000000" w:themeColor="text1"/>
          <w:sz w:val="20"/>
          <w:szCs w:val="20"/>
        </w:rPr>
        <w:t>that stock.</w:t>
      </w:r>
    </w:p>
    <w:p w14:paraId="27A8F012" w14:textId="77777777" w:rsidR="003E5E96" w:rsidRPr="00275EAA" w:rsidRDefault="003E5E96" w:rsidP="00930CB8">
      <w:pPr>
        <w:pStyle w:val="ListNumber"/>
        <w:spacing w:after="0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 xml:space="preserve">A tax can be </w:t>
      </w:r>
      <w:r w:rsidR="00082FEC" w:rsidRPr="00275EAA">
        <w:rPr>
          <w:color w:val="000000" w:themeColor="text1"/>
          <w:sz w:val="20"/>
          <w:szCs w:val="20"/>
        </w:rPr>
        <w:t>set up</w:t>
      </w:r>
      <w:r w:rsidRPr="00275EAA">
        <w:rPr>
          <w:color w:val="000000" w:themeColor="text1"/>
          <w:sz w:val="20"/>
          <w:szCs w:val="20"/>
        </w:rPr>
        <w:t xml:space="preserve"> against the system to be utilized against selling of items (Optional)</w:t>
      </w:r>
      <w:r w:rsidR="00726B1A" w:rsidRPr="00275EAA">
        <w:rPr>
          <w:color w:val="000000" w:themeColor="text1"/>
          <w:sz w:val="20"/>
          <w:szCs w:val="20"/>
        </w:rPr>
        <w:t>.</w:t>
      </w:r>
    </w:p>
    <w:p w14:paraId="170EA0F5" w14:textId="05244F3B" w:rsidR="007128AA" w:rsidRPr="00275EAA" w:rsidRDefault="00000000" w:rsidP="000B3566">
      <w:pPr>
        <w:pStyle w:val="ListNumber"/>
        <w:rPr>
          <w:color w:val="000000" w:themeColor="text1"/>
        </w:rPr>
      </w:pPr>
      <w:r w:rsidRPr="00275EAA">
        <w:rPr>
          <w:color w:val="000000" w:themeColor="text1"/>
        </w:rPr>
        <w:t xml:space="preserve">Goods In must identify whether stock is received </w:t>
      </w:r>
      <w:r w:rsidR="001C176F" w:rsidRPr="00275EAA">
        <w:rPr>
          <w:color w:val="000000" w:themeColor="text1"/>
        </w:rPr>
        <w:t>in</w:t>
      </w:r>
      <w:r w:rsidRPr="00275EAA">
        <w:rPr>
          <w:color w:val="000000" w:themeColor="text1"/>
        </w:rPr>
        <w:t xml:space="preserve"> the Main Shop or Warehouse.</w:t>
      </w:r>
    </w:p>
    <w:p w14:paraId="2741963F" w14:textId="11D03CDB" w:rsidR="007128AA" w:rsidRPr="00275EAA" w:rsidRDefault="00000000" w:rsidP="000B3566">
      <w:pPr>
        <w:pStyle w:val="ListNumber"/>
        <w:rPr>
          <w:color w:val="000000" w:themeColor="text1"/>
        </w:rPr>
      </w:pPr>
      <w:r w:rsidRPr="00275EAA">
        <w:rPr>
          <w:color w:val="000000" w:themeColor="text1"/>
        </w:rPr>
        <w:t>Warehouse stock is separate from each store's saleable stock.</w:t>
      </w:r>
    </w:p>
    <w:p w14:paraId="1A2DAE0E" w14:textId="402C0B1E" w:rsidR="007128AA" w:rsidRPr="00275EAA" w:rsidRDefault="00000000" w:rsidP="000B3566">
      <w:pPr>
        <w:pStyle w:val="ListNumber"/>
        <w:rPr>
          <w:color w:val="000000" w:themeColor="text1"/>
        </w:rPr>
      </w:pPr>
      <w:r w:rsidRPr="00275EAA">
        <w:rPr>
          <w:color w:val="000000" w:themeColor="text1"/>
        </w:rPr>
        <w:t xml:space="preserve">A warehouse-to-store transfer decreases warehouse stock and increases the destination store stock only when the transfer is </w:t>
      </w:r>
      <w:r w:rsidR="00A165CF" w:rsidRPr="00275EAA">
        <w:rPr>
          <w:color w:val="000000" w:themeColor="text1"/>
        </w:rPr>
        <w:t>complete</w:t>
      </w:r>
      <w:r w:rsidRPr="00275EAA">
        <w:rPr>
          <w:color w:val="000000" w:themeColor="text1"/>
        </w:rPr>
        <w:t>/posted.</w:t>
      </w:r>
    </w:p>
    <w:p w14:paraId="657B0748" w14:textId="3E94835B" w:rsidR="007128AA" w:rsidRPr="00275EAA" w:rsidRDefault="00000000" w:rsidP="000B3566">
      <w:pPr>
        <w:pStyle w:val="ListNumber"/>
        <w:rPr>
          <w:color w:val="000000" w:themeColor="text1"/>
        </w:rPr>
      </w:pPr>
      <w:r w:rsidRPr="00275EAA">
        <w:rPr>
          <w:color w:val="000000" w:themeColor="text1"/>
        </w:rPr>
        <w:t>A store-to-store transfer decreases the source store stock and increases the destination store stock according to the transfer workflow.</w:t>
      </w:r>
    </w:p>
    <w:p w14:paraId="3BD337D6" w14:textId="0233DB2D" w:rsidR="007128AA" w:rsidRPr="00275EAA" w:rsidRDefault="00000000" w:rsidP="001C176F">
      <w:pPr>
        <w:pStyle w:val="ListNumber"/>
        <w:rPr>
          <w:color w:val="000000" w:themeColor="text1"/>
        </w:rPr>
      </w:pPr>
      <w:r w:rsidRPr="00275EAA">
        <w:rPr>
          <w:color w:val="000000" w:themeColor="text1"/>
        </w:rPr>
        <w:t>Owner/Admin users may transfer stock to any store belonging to the same business.</w:t>
      </w:r>
    </w:p>
    <w:p w14:paraId="3111EF0D" w14:textId="5256ECE2" w:rsidR="007128AA" w:rsidRPr="00275EAA" w:rsidRDefault="00000000" w:rsidP="001C176F">
      <w:pPr>
        <w:pStyle w:val="ListNumber"/>
        <w:rPr>
          <w:color w:val="000000" w:themeColor="text1"/>
        </w:rPr>
      </w:pPr>
      <w:r w:rsidRPr="00275EAA">
        <w:rPr>
          <w:color w:val="000000" w:themeColor="text1"/>
        </w:rPr>
        <w:t>Standard Users may only transfer stock involving stores assigned to them in the system.</w:t>
      </w:r>
    </w:p>
    <w:p w14:paraId="180C8531" w14:textId="2C38F787" w:rsidR="007128AA" w:rsidRPr="00275EAA" w:rsidRDefault="00000000" w:rsidP="001C176F">
      <w:pPr>
        <w:pStyle w:val="ListNumber"/>
        <w:rPr>
          <w:color w:val="000000" w:themeColor="text1"/>
        </w:rPr>
      </w:pPr>
      <w:r w:rsidRPr="00275EAA">
        <w:rPr>
          <w:color w:val="000000" w:themeColor="text1"/>
        </w:rPr>
        <w:t>A transfer cannot be posted if the source location does not have sufficient available stock</w:t>
      </w:r>
      <w:r w:rsidR="00813080" w:rsidRPr="00275EAA">
        <w:rPr>
          <w:color w:val="000000" w:themeColor="text1"/>
        </w:rPr>
        <w:t>.</w:t>
      </w:r>
    </w:p>
    <w:p w14:paraId="335E5682" w14:textId="7AC201C3" w:rsidR="007128AA" w:rsidRPr="00275EAA" w:rsidRDefault="00000000" w:rsidP="001C176F">
      <w:pPr>
        <w:pStyle w:val="ListNumber"/>
        <w:rPr>
          <w:color w:val="000000" w:themeColor="text1"/>
        </w:rPr>
      </w:pPr>
      <w:r w:rsidRPr="00275EAA">
        <w:rPr>
          <w:color w:val="000000" w:themeColor="text1"/>
        </w:rPr>
        <w:t>Every transfer must have a unique transfer reference and linked stock movement records.</w:t>
      </w:r>
    </w:p>
    <w:p w14:paraId="45298B6C" w14:textId="669C1C1D" w:rsidR="007128AA" w:rsidRPr="00275EAA" w:rsidRDefault="00000000" w:rsidP="001C176F">
      <w:pPr>
        <w:pStyle w:val="ListNumber"/>
        <w:rPr>
          <w:color w:val="000000" w:themeColor="text1"/>
        </w:rPr>
      </w:pPr>
      <w:r w:rsidRPr="00275EAA">
        <w:rPr>
          <w:color w:val="000000" w:themeColor="text1"/>
        </w:rPr>
        <w:t>Bulk unpacking must use a configured pack-to-unit conversion and must record both the bulk decrease and individual-unit increase.</w:t>
      </w:r>
    </w:p>
    <w:p w14:paraId="65D69209" w14:textId="53C26D0D" w:rsidR="007128AA" w:rsidRPr="00275EAA" w:rsidRDefault="00000000" w:rsidP="001C176F">
      <w:pPr>
        <w:pStyle w:val="ListNumber"/>
        <w:rPr>
          <w:color w:val="000000" w:themeColor="text1"/>
        </w:rPr>
      </w:pPr>
      <w:r w:rsidRPr="00275EAA">
        <w:rPr>
          <w:color w:val="000000" w:themeColor="text1"/>
        </w:rPr>
        <w:t>Unpacked individual stock becomes available at the same location where the bulk stock was unpacked unless the transaction explicitly supports an authorized destination within the same business location.</w:t>
      </w:r>
    </w:p>
    <w:p w14:paraId="73AD615F" w14:textId="7F65BCFB" w:rsidR="007128AA" w:rsidRPr="00275EAA" w:rsidRDefault="00000000" w:rsidP="001C176F">
      <w:pPr>
        <w:pStyle w:val="ListNumber"/>
        <w:rPr>
          <w:color w:val="000000" w:themeColor="text1"/>
        </w:rPr>
      </w:pPr>
      <w:r w:rsidRPr="00275EAA">
        <w:rPr>
          <w:color w:val="000000" w:themeColor="text1"/>
        </w:rPr>
        <w:t xml:space="preserve">The system must preserve a full audit trail for goods </w:t>
      </w:r>
      <w:r w:rsidR="001C176F" w:rsidRPr="00275EAA">
        <w:rPr>
          <w:color w:val="000000" w:themeColor="text1"/>
        </w:rPr>
        <w:t>receiving</w:t>
      </w:r>
      <w:r w:rsidRPr="00275EAA">
        <w:rPr>
          <w:color w:val="000000" w:themeColor="text1"/>
        </w:rPr>
        <w:t xml:space="preserve"> transfers, transfer receipt and bulk unpacking.</w:t>
      </w:r>
    </w:p>
    <w:p w14:paraId="5D7D6E40" w14:textId="77777777" w:rsidR="00082FEC" w:rsidRPr="00275EAA" w:rsidRDefault="00082FEC" w:rsidP="00930CB8">
      <w:pPr>
        <w:pStyle w:val="ListNumber"/>
        <w:spacing w:after="0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Allow Goods in and Goods out of bulk Items in the system.</w:t>
      </w:r>
    </w:p>
    <w:p w14:paraId="2FFB6717" w14:textId="77777777" w:rsidR="002D1DC7" w:rsidRPr="00211944" w:rsidRDefault="00000000">
      <w:pPr>
        <w:pStyle w:val="Heading1"/>
        <w:rPr>
          <w:rFonts w:ascii="Aptos" w:hAnsi="Aptos"/>
          <w:color w:val="000000" w:themeColor="text1"/>
          <w:sz w:val="20"/>
          <w:szCs w:val="20"/>
        </w:rPr>
      </w:pPr>
      <w:r w:rsidRPr="00211944">
        <w:rPr>
          <w:rFonts w:ascii="Aptos" w:hAnsi="Aptos"/>
          <w:color w:val="000000" w:themeColor="text1"/>
          <w:sz w:val="20"/>
          <w:szCs w:val="20"/>
        </w:rPr>
        <w:t>8. Non-Functional Requirements</w:t>
      </w:r>
    </w:p>
    <w:p w14:paraId="5AAEAF07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Usability: The interface must be simple enough for a shop owner or employee with limited technical experience.</w:t>
      </w:r>
    </w:p>
    <w:p w14:paraId="7A7D78EE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Performance: Barcode lookup and normal stock transactions should respond quickly under normal network conditions.</w:t>
      </w:r>
    </w:p>
    <w:p w14:paraId="3A95370D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Availability: The SaaS application should be available during normal business hours and designed for high availability.</w:t>
      </w:r>
    </w:p>
    <w:p w14:paraId="096DB97B" w14:textId="77777777" w:rsidR="002D1DC7" w:rsidRPr="00275EAA" w:rsidRDefault="00000000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 xml:space="preserve">Security: Passwords must be securely </w:t>
      </w:r>
      <w:r w:rsidR="00DE5281" w:rsidRPr="00275EAA">
        <w:rPr>
          <w:color w:val="000000" w:themeColor="text1"/>
          <w:sz w:val="20"/>
          <w:szCs w:val="20"/>
        </w:rPr>
        <w:t>stored,</w:t>
      </w:r>
      <w:r w:rsidRPr="00275EAA">
        <w:rPr>
          <w:color w:val="000000" w:themeColor="text1"/>
          <w:sz w:val="20"/>
          <w:szCs w:val="20"/>
        </w:rPr>
        <w:t xml:space="preserve"> and authentication must use industry-standard practices.</w:t>
      </w:r>
    </w:p>
    <w:p w14:paraId="5171494C" w14:textId="77777777" w:rsidR="002D1DC7" w:rsidRPr="00275EAA" w:rsidRDefault="00DE5281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Authorization: Users must only access functions permitted by their roles.</w:t>
      </w:r>
    </w:p>
    <w:p w14:paraId="0215C97F" w14:textId="77777777" w:rsidR="002D1DC7" w:rsidRPr="00275EAA" w:rsidRDefault="00000000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Data Integrity: Stock and credit balances must not be lost because of partial or failed transactions.</w:t>
      </w:r>
    </w:p>
    <w:p w14:paraId="18DFBB4C" w14:textId="77777777" w:rsidR="002D1DC7" w:rsidRPr="00275EAA" w:rsidRDefault="00000000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Auditability: Important stock and credit activities must be traceable.</w:t>
      </w:r>
    </w:p>
    <w:p w14:paraId="5A2101E4" w14:textId="77777777" w:rsidR="002D1DC7" w:rsidRPr="00275EAA" w:rsidRDefault="00000000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Responsiveness: The application should work on desktop, tablet and mobile screen sizes.</w:t>
      </w:r>
    </w:p>
    <w:p w14:paraId="3F5269E9" w14:textId="77777777" w:rsidR="002D1DC7" w:rsidRPr="00275EAA" w:rsidRDefault="00000000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Scalability: The architecture should support multiple businesses and stores.</w:t>
      </w:r>
    </w:p>
    <w:p w14:paraId="57B5E091" w14:textId="77777777" w:rsidR="002D1DC7" w:rsidRPr="00275EAA" w:rsidRDefault="00000000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Backup: Customer and stock data should be backed up regularly.</w:t>
      </w:r>
    </w:p>
    <w:p w14:paraId="7774FB1B" w14:textId="77777777" w:rsidR="002D1DC7" w:rsidRPr="00275EAA" w:rsidRDefault="00000000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Usability in low-connectivity areas: The solution should be designed with rural connectivity limitations in mind, with an offline/PWA capability considered</w:t>
      </w:r>
      <w:r w:rsidR="009E1D49" w:rsidRPr="00275EAA">
        <w:rPr>
          <w:color w:val="000000" w:themeColor="text1"/>
          <w:sz w:val="20"/>
          <w:szCs w:val="20"/>
        </w:rPr>
        <w:t>.</w:t>
      </w:r>
    </w:p>
    <w:p w14:paraId="5DD2323E" w14:textId="77777777" w:rsidR="002D1DC7" w:rsidRPr="00B60CDB" w:rsidRDefault="00000000">
      <w:pPr>
        <w:pStyle w:val="Heading1"/>
        <w:rPr>
          <w:rFonts w:ascii="Aptos" w:hAnsi="Aptos"/>
          <w:sz w:val="20"/>
          <w:szCs w:val="20"/>
        </w:rPr>
      </w:pPr>
      <w:r w:rsidRPr="00B60CDB">
        <w:rPr>
          <w:rFonts w:ascii="Aptos" w:hAnsi="Aptos"/>
          <w:sz w:val="20"/>
          <w:szCs w:val="20"/>
        </w:rPr>
        <w:lastRenderedPageBreak/>
        <w:t>9. Suggested Core Data Entities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50"/>
        <w:gridCol w:w="6786"/>
      </w:tblGrid>
      <w:tr w:rsidR="002D1DC7" w:rsidRPr="00B60CDB" w14:paraId="0B87E6B8" w14:textId="77777777" w:rsidTr="00723A8C">
        <w:trPr>
          <w:jc w:val="center"/>
        </w:trPr>
        <w:tc>
          <w:tcPr>
            <w:tcW w:w="3150" w:type="dxa"/>
          </w:tcPr>
          <w:p w14:paraId="63DE630A" w14:textId="77777777" w:rsidR="002D1DC7" w:rsidRPr="00211944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211944">
              <w:rPr>
                <w:color w:val="000000" w:themeColor="text1"/>
                <w:sz w:val="20"/>
                <w:szCs w:val="20"/>
              </w:rPr>
              <w:t>Entity</w:t>
            </w:r>
          </w:p>
        </w:tc>
        <w:tc>
          <w:tcPr>
            <w:tcW w:w="6786" w:type="dxa"/>
          </w:tcPr>
          <w:p w14:paraId="658A73C3" w14:textId="77777777" w:rsidR="00DE1236" w:rsidRPr="00211944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211944">
              <w:rPr>
                <w:color w:val="000000" w:themeColor="text1"/>
                <w:sz w:val="20"/>
                <w:szCs w:val="20"/>
              </w:rPr>
              <w:t>Purpose</w:t>
            </w:r>
          </w:p>
        </w:tc>
      </w:tr>
      <w:tr w:rsidR="00DE1236" w:rsidRPr="00B60CDB" w14:paraId="022CEF5C" w14:textId="77777777" w:rsidTr="00723A8C">
        <w:trPr>
          <w:jc w:val="center"/>
        </w:trPr>
        <w:tc>
          <w:tcPr>
            <w:tcW w:w="3150" w:type="dxa"/>
          </w:tcPr>
          <w:p w14:paraId="77AAE361" w14:textId="77777777" w:rsidR="00DE1236" w:rsidRPr="00211944" w:rsidRDefault="00DE1236">
            <w:pPr>
              <w:rPr>
                <w:color w:val="000000" w:themeColor="text1"/>
                <w:sz w:val="20"/>
                <w:szCs w:val="20"/>
              </w:rPr>
            </w:pPr>
            <w:r w:rsidRPr="00211944">
              <w:rPr>
                <w:color w:val="000000" w:themeColor="text1"/>
                <w:sz w:val="20"/>
                <w:szCs w:val="20"/>
              </w:rPr>
              <w:t>Logo/Image</w:t>
            </w:r>
          </w:p>
        </w:tc>
        <w:tc>
          <w:tcPr>
            <w:tcW w:w="6786" w:type="dxa"/>
          </w:tcPr>
          <w:p w14:paraId="71E1E577" w14:textId="1B48115E" w:rsidR="00DE1236" w:rsidRPr="00211944" w:rsidRDefault="00DE1236">
            <w:pPr>
              <w:rPr>
                <w:color w:val="000000" w:themeColor="text1"/>
                <w:sz w:val="20"/>
                <w:szCs w:val="20"/>
              </w:rPr>
            </w:pPr>
            <w:r w:rsidRPr="00211944">
              <w:rPr>
                <w:color w:val="000000" w:themeColor="text1"/>
                <w:sz w:val="20"/>
                <w:szCs w:val="20"/>
              </w:rPr>
              <w:t xml:space="preserve">Allow the stores Owners to </w:t>
            </w:r>
            <w:r w:rsidR="00641A12" w:rsidRPr="00211944">
              <w:rPr>
                <w:color w:val="000000" w:themeColor="text1"/>
                <w:sz w:val="20"/>
                <w:szCs w:val="20"/>
              </w:rPr>
              <w:t>upload</w:t>
            </w:r>
            <w:r w:rsidRPr="00211944">
              <w:rPr>
                <w:color w:val="000000" w:themeColor="text1"/>
                <w:sz w:val="20"/>
                <w:szCs w:val="20"/>
              </w:rPr>
              <w:t xml:space="preserve"> their store </w:t>
            </w:r>
            <w:r w:rsidR="00723A8C" w:rsidRPr="00211944">
              <w:rPr>
                <w:color w:val="000000" w:themeColor="text1"/>
                <w:sz w:val="20"/>
                <w:szCs w:val="20"/>
              </w:rPr>
              <w:t>images to the</w:t>
            </w:r>
            <w:r w:rsidRPr="00211944">
              <w:rPr>
                <w:color w:val="000000" w:themeColor="text1"/>
                <w:sz w:val="20"/>
                <w:szCs w:val="20"/>
              </w:rPr>
              <w:t xml:space="preserve"> top left.</w:t>
            </w:r>
          </w:p>
        </w:tc>
      </w:tr>
      <w:tr w:rsidR="002D1DC7" w:rsidRPr="00B60CDB" w14:paraId="06081637" w14:textId="77777777" w:rsidTr="00723A8C">
        <w:trPr>
          <w:jc w:val="center"/>
        </w:trPr>
        <w:tc>
          <w:tcPr>
            <w:tcW w:w="3150" w:type="dxa"/>
          </w:tcPr>
          <w:p w14:paraId="10E749E8" w14:textId="77777777" w:rsidR="002D1DC7" w:rsidRPr="00211944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211944">
              <w:rPr>
                <w:color w:val="000000" w:themeColor="text1"/>
                <w:sz w:val="20"/>
                <w:szCs w:val="20"/>
              </w:rPr>
              <w:t>Business</w:t>
            </w:r>
          </w:p>
        </w:tc>
        <w:tc>
          <w:tcPr>
            <w:tcW w:w="6786" w:type="dxa"/>
          </w:tcPr>
          <w:p w14:paraId="140B0694" w14:textId="77777777" w:rsidR="002D1DC7" w:rsidRPr="00211944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211944">
              <w:rPr>
                <w:color w:val="000000" w:themeColor="text1"/>
                <w:sz w:val="20"/>
                <w:szCs w:val="20"/>
              </w:rPr>
              <w:t>Represents the customer/business using the SaaS platform.</w:t>
            </w:r>
          </w:p>
        </w:tc>
      </w:tr>
      <w:tr w:rsidR="002D1DC7" w:rsidRPr="00B60CDB" w14:paraId="6B111AD1" w14:textId="77777777" w:rsidTr="00723A8C">
        <w:trPr>
          <w:jc w:val="center"/>
        </w:trPr>
        <w:tc>
          <w:tcPr>
            <w:tcW w:w="3150" w:type="dxa"/>
          </w:tcPr>
          <w:p w14:paraId="7F48E32A" w14:textId="77777777" w:rsidR="002D1DC7" w:rsidRPr="00211944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211944">
              <w:rPr>
                <w:color w:val="000000" w:themeColor="text1"/>
                <w:sz w:val="20"/>
                <w:szCs w:val="20"/>
              </w:rPr>
              <w:t>Store</w:t>
            </w:r>
          </w:p>
        </w:tc>
        <w:tc>
          <w:tcPr>
            <w:tcW w:w="6786" w:type="dxa"/>
          </w:tcPr>
          <w:p w14:paraId="2A3FC263" w14:textId="77777777" w:rsidR="002D1DC7" w:rsidRPr="00211944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211944">
              <w:rPr>
                <w:color w:val="000000" w:themeColor="text1"/>
                <w:sz w:val="20"/>
                <w:szCs w:val="20"/>
              </w:rPr>
              <w:t>Represents a physical shop.</w:t>
            </w:r>
          </w:p>
        </w:tc>
      </w:tr>
      <w:tr w:rsidR="002D1DC7" w:rsidRPr="00B60CDB" w14:paraId="5F5D13CF" w14:textId="77777777" w:rsidTr="00723A8C">
        <w:trPr>
          <w:jc w:val="center"/>
        </w:trPr>
        <w:tc>
          <w:tcPr>
            <w:tcW w:w="3150" w:type="dxa"/>
          </w:tcPr>
          <w:p w14:paraId="0A3EAF60" w14:textId="77777777" w:rsidR="002D1DC7" w:rsidRPr="00B60CDB" w:rsidRDefault="00000000">
            <w:pPr>
              <w:rPr>
                <w:sz w:val="20"/>
                <w:szCs w:val="20"/>
              </w:rPr>
            </w:pPr>
            <w:r w:rsidRPr="00B60CDB">
              <w:rPr>
                <w:sz w:val="20"/>
                <w:szCs w:val="20"/>
              </w:rPr>
              <w:t>User</w:t>
            </w:r>
          </w:p>
        </w:tc>
        <w:tc>
          <w:tcPr>
            <w:tcW w:w="6786" w:type="dxa"/>
          </w:tcPr>
          <w:p w14:paraId="21DABBA3" w14:textId="77777777" w:rsidR="002D1DC7" w:rsidRPr="00B60CDB" w:rsidRDefault="00000000">
            <w:pPr>
              <w:rPr>
                <w:sz w:val="20"/>
                <w:szCs w:val="20"/>
              </w:rPr>
            </w:pPr>
            <w:r w:rsidRPr="00B60CDB">
              <w:rPr>
                <w:sz w:val="20"/>
                <w:szCs w:val="20"/>
              </w:rPr>
              <w:t>Represents an employee or administrator.</w:t>
            </w:r>
          </w:p>
        </w:tc>
      </w:tr>
      <w:tr w:rsidR="002D1DC7" w:rsidRPr="00B60CDB" w14:paraId="57890D35" w14:textId="77777777" w:rsidTr="00723A8C">
        <w:trPr>
          <w:jc w:val="center"/>
        </w:trPr>
        <w:tc>
          <w:tcPr>
            <w:tcW w:w="3150" w:type="dxa"/>
          </w:tcPr>
          <w:p w14:paraId="10CDE3DD" w14:textId="77777777" w:rsidR="002D1DC7" w:rsidRPr="00B60CDB" w:rsidRDefault="00000000">
            <w:pPr>
              <w:rPr>
                <w:sz w:val="20"/>
                <w:szCs w:val="20"/>
              </w:rPr>
            </w:pPr>
            <w:r w:rsidRPr="00B60CDB">
              <w:rPr>
                <w:sz w:val="20"/>
                <w:szCs w:val="20"/>
              </w:rPr>
              <w:t>Product</w:t>
            </w:r>
          </w:p>
        </w:tc>
        <w:tc>
          <w:tcPr>
            <w:tcW w:w="6786" w:type="dxa"/>
          </w:tcPr>
          <w:p w14:paraId="45AB4BD5" w14:textId="7A5D00AA" w:rsidR="002D1DC7" w:rsidRPr="00275EA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275EAA">
              <w:rPr>
                <w:color w:val="000000" w:themeColor="text1"/>
                <w:sz w:val="20"/>
                <w:szCs w:val="20"/>
              </w:rPr>
              <w:t>Stores product</w:t>
            </w:r>
            <w:r w:rsidR="007368E4" w:rsidRPr="00275EAA">
              <w:rPr>
                <w:color w:val="000000" w:themeColor="text1"/>
                <w:sz w:val="20"/>
                <w:szCs w:val="20"/>
              </w:rPr>
              <w:t>, Expiry date (If track is ticked then is mandatory and if not ticked it’s not mandatory</w:t>
            </w:r>
            <w:r w:rsidRPr="00275EAA">
              <w:rPr>
                <w:color w:val="000000" w:themeColor="text1"/>
                <w:sz w:val="20"/>
                <w:szCs w:val="20"/>
              </w:rPr>
              <w:t xml:space="preserve"> and barcode information.</w:t>
            </w:r>
          </w:p>
        </w:tc>
      </w:tr>
      <w:tr w:rsidR="002D1DC7" w:rsidRPr="00B60CDB" w14:paraId="3D13A907" w14:textId="77777777" w:rsidTr="00723A8C">
        <w:trPr>
          <w:jc w:val="center"/>
        </w:trPr>
        <w:tc>
          <w:tcPr>
            <w:tcW w:w="3150" w:type="dxa"/>
          </w:tcPr>
          <w:p w14:paraId="3FCC9A7F" w14:textId="77777777" w:rsidR="002D1DC7" w:rsidRPr="00B60CDB" w:rsidRDefault="00000000">
            <w:pPr>
              <w:rPr>
                <w:sz w:val="20"/>
                <w:szCs w:val="20"/>
              </w:rPr>
            </w:pPr>
            <w:r w:rsidRPr="00B60CDB">
              <w:rPr>
                <w:sz w:val="20"/>
                <w:szCs w:val="20"/>
              </w:rPr>
              <w:t>Category</w:t>
            </w:r>
          </w:p>
        </w:tc>
        <w:tc>
          <w:tcPr>
            <w:tcW w:w="6786" w:type="dxa"/>
          </w:tcPr>
          <w:p w14:paraId="274FD7B9" w14:textId="77777777" w:rsidR="002D1DC7" w:rsidRPr="00B60CDB" w:rsidRDefault="00000000">
            <w:pPr>
              <w:rPr>
                <w:sz w:val="20"/>
                <w:szCs w:val="20"/>
              </w:rPr>
            </w:pPr>
            <w:r w:rsidRPr="00B60CDB">
              <w:rPr>
                <w:sz w:val="20"/>
                <w:szCs w:val="20"/>
              </w:rPr>
              <w:t>Groups products.</w:t>
            </w:r>
          </w:p>
        </w:tc>
      </w:tr>
      <w:tr w:rsidR="002D1DC7" w:rsidRPr="00B60CDB" w14:paraId="0E740441" w14:textId="77777777" w:rsidTr="00723A8C">
        <w:trPr>
          <w:jc w:val="center"/>
        </w:trPr>
        <w:tc>
          <w:tcPr>
            <w:tcW w:w="3150" w:type="dxa"/>
          </w:tcPr>
          <w:p w14:paraId="36483CB2" w14:textId="77777777" w:rsidR="002D1DC7" w:rsidRPr="00B60CDB" w:rsidRDefault="00000000">
            <w:pPr>
              <w:rPr>
                <w:sz w:val="20"/>
                <w:szCs w:val="20"/>
              </w:rPr>
            </w:pPr>
            <w:r w:rsidRPr="00B60CDB">
              <w:rPr>
                <w:sz w:val="20"/>
                <w:szCs w:val="20"/>
              </w:rPr>
              <w:t>Supplier</w:t>
            </w:r>
          </w:p>
        </w:tc>
        <w:tc>
          <w:tcPr>
            <w:tcW w:w="6786" w:type="dxa"/>
          </w:tcPr>
          <w:p w14:paraId="0C4D59A0" w14:textId="77777777" w:rsidR="002D1DC7" w:rsidRPr="00B60CDB" w:rsidRDefault="00000000">
            <w:pPr>
              <w:rPr>
                <w:sz w:val="20"/>
                <w:szCs w:val="20"/>
              </w:rPr>
            </w:pPr>
            <w:r w:rsidRPr="00B60CDB">
              <w:rPr>
                <w:sz w:val="20"/>
                <w:szCs w:val="20"/>
              </w:rPr>
              <w:t>Stores supplier information.</w:t>
            </w:r>
          </w:p>
        </w:tc>
      </w:tr>
      <w:tr w:rsidR="002D1DC7" w:rsidRPr="00B60CDB" w14:paraId="65F67D11" w14:textId="77777777" w:rsidTr="00723A8C">
        <w:trPr>
          <w:jc w:val="center"/>
        </w:trPr>
        <w:tc>
          <w:tcPr>
            <w:tcW w:w="3150" w:type="dxa"/>
          </w:tcPr>
          <w:p w14:paraId="13D3DCC6" w14:textId="77777777" w:rsidR="002D1DC7" w:rsidRPr="00B60CDB" w:rsidRDefault="00000000">
            <w:pPr>
              <w:rPr>
                <w:sz w:val="20"/>
                <w:szCs w:val="20"/>
              </w:rPr>
            </w:pPr>
            <w:r w:rsidRPr="00B60CDB">
              <w:rPr>
                <w:sz w:val="20"/>
                <w:szCs w:val="20"/>
              </w:rPr>
              <w:t>Stock</w:t>
            </w:r>
          </w:p>
        </w:tc>
        <w:tc>
          <w:tcPr>
            <w:tcW w:w="6786" w:type="dxa"/>
          </w:tcPr>
          <w:p w14:paraId="41C96362" w14:textId="77777777" w:rsidR="002D1DC7" w:rsidRPr="00B60CDB" w:rsidRDefault="00000000">
            <w:pPr>
              <w:rPr>
                <w:sz w:val="20"/>
                <w:szCs w:val="20"/>
              </w:rPr>
            </w:pPr>
            <w:r w:rsidRPr="00B60CDB">
              <w:rPr>
                <w:sz w:val="20"/>
                <w:szCs w:val="20"/>
              </w:rPr>
              <w:t>Stores current stock state by product and store.</w:t>
            </w:r>
          </w:p>
        </w:tc>
      </w:tr>
      <w:tr w:rsidR="002D1DC7" w:rsidRPr="00B60CDB" w14:paraId="7D0EECAE" w14:textId="77777777" w:rsidTr="00723A8C">
        <w:trPr>
          <w:jc w:val="center"/>
        </w:trPr>
        <w:tc>
          <w:tcPr>
            <w:tcW w:w="3150" w:type="dxa"/>
          </w:tcPr>
          <w:p w14:paraId="3C28E68B" w14:textId="77777777" w:rsidR="002D1DC7" w:rsidRPr="00B60CDB" w:rsidRDefault="00000000">
            <w:pPr>
              <w:rPr>
                <w:sz w:val="20"/>
                <w:szCs w:val="20"/>
              </w:rPr>
            </w:pPr>
            <w:proofErr w:type="spellStart"/>
            <w:r w:rsidRPr="00B60CDB">
              <w:rPr>
                <w:sz w:val="20"/>
                <w:szCs w:val="20"/>
              </w:rPr>
              <w:t>StockMovement</w:t>
            </w:r>
            <w:proofErr w:type="spellEnd"/>
          </w:p>
        </w:tc>
        <w:tc>
          <w:tcPr>
            <w:tcW w:w="6786" w:type="dxa"/>
          </w:tcPr>
          <w:p w14:paraId="08213585" w14:textId="77777777" w:rsidR="002D1DC7" w:rsidRPr="00B60CDB" w:rsidRDefault="00000000">
            <w:pPr>
              <w:rPr>
                <w:sz w:val="20"/>
                <w:szCs w:val="20"/>
              </w:rPr>
            </w:pPr>
            <w:r w:rsidRPr="00B60CDB">
              <w:rPr>
                <w:sz w:val="20"/>
                <w:szCs w:val="20"/>
              </w:rPr>
              <w:t>Stores every stock increase/decrease.</w:t>
            </w:r>
          </w:p>
        </w:tc>
      </w:tr>
      <w:tr w:rsidR="002D1DC7" w:rsidRPr="00B60CDB" w14:paraId="0D565C13" w14:textId="77777777" w:rsidTr="00723A8C">
        <w:trPr>
          <w:jc w:val="center"/>
        </w:trPr>
        <w:tc>
          <w:tcPr>
            <w:tcW w:w="3150" w:type="dxa"/>
          </w:tcPr>
          <w:p w14:paraId="409AC659" w14:textId="77777777" w:rsidR="002D1DC7" w:rsidRPr="00B60CDB" w:rsidRDefault="00000000">
            <w:pPr>
              <w:rPr>
                <w:sz w:val="20"/>
                <w:szCs w:val="20"/>
              </w:rPr>
            </w:pPr>
            <w:proofErr w:type="spellStart"/>
            <w:r w:rsidRPr="00B60CDB">
              <w:rPr>
                <w:sz w:val="20"/>
                <w:szCs w:val="20"/>
              </w:rPr>
              <w:t>GoodsIn</w:t>
            </w:r>
            <w:proofErr w:type="spellEnd"/>
          </w:p>
        </w:tc>
        <w:tc>
          <w:tcPr>
            <w:tcW w:w="6786" w:type="dxa"/>
          </w:tcPr>
          <w:p w14:paraId="0CB816FB" w14:textId="77777777" w:rsidR="002D1DC7" w:rsidRPr="00B60CDB" w:rsidRDefault="00000000">
            <w:pPr>
              <w:rPr>
                <w:sz w:val="20"/>
                <w:szCs w:val="20"/>
              </w:rPr>
            </w:pPr>
            <w:r w:rsidRPr="00B60CDB">
              <w:rPr>
                <w:sz w:val="20"/>
                <w:szCs w:val="20"/>
              </w:rPr>
              <w:t>Header for stock receiving transactions.</w:t>
            </w:r>
          </w:p>
        </w:tc>
      </w:tr>
      <w:tr w:rsidR="002D1DC7" w:rsidRPr="00B60CDB" w14:paraId="15F7E133" w14:textId="77777777" w:rsidTr="00723A8C">
        <w:trPr>
          <w:jc w:val="center"/>
        </w:trPr>
        <w:tc>
          <w:tcPr>
            <w:tcW w:w="3150" w:type="dxa"/>
          </w:tcPr>
          <w:p w14:paraId="451703EB" w14:textId="77777777" w:rsidR="002D1DC7" w:rsidRPr="00B60CDB" w:rsidRDefault="00000000">
            <w:pPr>
              <w:rPr>
                <w:sz w:val="20"/>
                <w:szCs w:val="20"/>
              </w:rPr>
            </w:pPr>
            <w:proofErr w:type="spellStart"/>
            <w:r w:rsidRPr="00B60CDB">
              <w:rPr>
                <w:sz w:val="20"/>
                <w:szCs w:val="20"/>
              </w:rPr>
              <w:t>GoodsInItem</w:t>
            </w:r>
            <w:proofErr w:type="spellEnd"/>
          </w:p>
        </w:tc>
        <w:tc>
          <w:tcPr>
            <w:tcW w:w="6786" w:type="dxa"/>
          </w:tcPr>
          <w:p w14:paraId="1EFE1EFF" w14:textId="77777777" w:rsidR="002D1DC7" w:rsidRPr="00B60CDB" w:rsidRDefault="00000000">
            <w:pPr>
              <w:rPr>
                <w:sz w:val="20"/>
                <w:szCs w:val="20"/>
              </w:rPr>
            </w:pPr>
            <w:r w:rsidRPr="00B60CDB">
              <w:rPr>
                <w:sz w:val="20"/>
                <w:szCs w:val="20"/>
              </w:rPr>
              <w:t>Products and quantities received.</w:t>
            </w:r>
          </w:p>
        </w:tc>
      </w:tr>
      <w:tr w:rsidR="002D1DC7" w:rsidRPr="00B60CDB" w14:paraId="32796266" w14:textId="77777777" w:rsidTr="00723A8C">
        <w:trPr>
          <w:jc w:val="center"/>
        </w:trPr>
        <w:tc>
          <w:tcPr>
            <w:tcW w:w="3150" w:type="dxa"/>
          </w:tcPr>
          <w:p w14:paraId="61871CB8" w14:textId="77777777" w:rsidR="002D1DC7" w:rsidRPr="00B60CDB" w:rsidRDefault="00000000">
            <w:pPr>
              <w:rPr>
                <w:sz w:val="20"/>
                <w:szCs w:val="20"/>
              </w:rPr>
            </w:pPr>
            <w:proofErr w:type="spellStart"/>
            <w:r w:rsidRPr="00B60CDB">
              <w:rPr>
                <w:sz w:val="20"/>
                <w:szCs w:val="20"/>
              </w:rPr>
              <w:t>GoodsOut</w:t>
            </w:r>
            <w:proofErr w:type="spellEnd"/>
          </w:p>
        </w:tc>
        <w:tc>
          <w:tcPr>
            <w:tcW w:w="6786" w:type="dxa"/>
          </w:tcPr>
          <w:p w14:paraId="1765ABB8" w14:textId="77777777" w:rsidR="002D1DC7" w:rsidRPr="00B60CDB" w:rsidRDefault="00000000">
            <w:pPr>
              <w:rPr>
                <w:sz w:val="20"/>
                <w:szCs w:val="20"/>
              </w:rPr>
            </w:pPr>
            <w:r w:rsidRPr="00B60CDB">
              <w:rPr>
                <w:sz w:val="20"/>
                <w:szCs w:val="20"/>
              </w:rPr>
              <w:t>Header for stock-out transactions.</w:t>
            </w:r>
          </w:p>
        </w:tc>
      </w:tr>
      <w:tr w:rsidR="002D1DC7" w:rsidRPr="00B60CDB" w14:paraId="03AA0E73" w14:textId="77777777" w:rsidTr="00723A8C">
        <w:trPr>
          <w:jc w:val="center"/>
        </w:trPr>
        <w:tc>
          <w:tcPr>
            <w:tcW w:w="3150" w:type="dxa"/>
          </w:tcPr>
          <w:p w14:paraId="75C0B180" w14:textId="77777777" w:rsidR="002D1DC7" w:rsidRPr="00B60CDB" w:rsidRDefault="00000000">
            <w:pPr>
              <w:rPr>
                <w:sz w:val="20"/>
                <w:szCs w:val="20"/>
              </w:rPr>
            </w:pPr>
            <w:proofErr w:type="spellStart"/>
            <w:r w:rsidRPr="00B60CDB">
              <w:rPr>
                <w:sz w:val="20"/>
                <w:szCs w:val="20"/>
              </w:rPr>
              <w:t>GoodsOutItem</w:t>
            </w:r>
            <w:proofErr w:type="spellEnd"/>
          </w:p>
        </w:tc>
        <w:tc>
          <w:tcPr>
            <w:tcW w:w="6786" w:type="dxa"/>
          </w:tcPr>
          <w:p w14:paraId="7C668284" w14:textId="77777777" w:rsidR="002D1DC7" w:rsidRPr="00B60CDB" w:rsidRDefault="00000000">
            <w:pPr>
              <w:rPr>
                <w:sz w:val="20"/>
                <w:szCs w:val="20"/>
              </w:rPr>
            </w:pPr>
            <w:r w:rsidRPr="00B60CDB">
              <w:rPr>
                <w:sz w:val="20"/>
                <w:szCs w:val="20"/>
              </w:rPr>
              <w:t>Products and quantities sold.</w:t>
            </w:r>
          </w:p>
        </w:tc>
      </w:tr>
      <w:tr w:rsidR="002D1DC7" w:rsidRPr="00B60CDB" w14:paraId="6C505186" w14:textId="77777777" w:rsidTr="00723A8C">
        <w:trPr>
          <w:jc w:val="center"/>
        </w:trPr>
        <w:tc>
          <w:tcPr>
            <w:tcW w:w="3150" w:type="dxa"/>
          </w:tcPr>
          <w:p w14:paraId="2DF8F512" w14:textId="77777777" w:rsidR="002D1DC7" w:rsidRPr="00B60CDB" w:rsidRDefault="00000000">
            <w:pPr>
              <w:rPr>
                <w:sz w:val="20"/>
                <w:szCs w:val="20"/>
              </w:rPr>
            </w:pPr>
            <w:r w:rsidRPr="00B60CDB">
              <w:rPr>
                <w:sz w:val="20"/>
                <w:szCs w:val="20"/>
              </w:rPr>
              <w:t>Customer</w:t>
            </w:r>
          </w:p>
        </w:tc>
        <w:tc>
          <w:tcPr>
            <w:tcW w:w="6786" w:type="dxa"/>
          </w:tcPr>
          <w:p w14:paraId="42DE7C38" w14:textId="77777777" w:rsidR="002D1DC7" w:rsidRPr="00B60CDB" w:rsidRDefault="00000000">
            <w:pPr>
              <w:rPr>
                <w:sz w:val="20"/>
                <w:szCs w:val="20"/>
              </w:rPr>
            </w:pPr>
            <w:r w:rsidRPr="00B60CDB">
              <w:rPr>
                <w:sz w:val="20"/>
                <w:szCs w:val="20"/>
              </w:rPr>
              <w:t>Stores credit customer information.</w:t>
            </w:r>
          </w:p>
        </w:tc>
      </w:tr>
      <w:tr w:rsidR="002D1DC7" w:rsidRPr="00B60CDB" w14:paraId="49A71A64" w14:textId="77777777" w:rsidTr="00723A8C">
        <w:trPr>
          <w:jc w:val="center"/>
        </w:trPr>
        <w:tc>
          <w:tcPr>
            <w:tcW w:w="3150" w:type="dxa"/>
          </w:tcPr>
          <w:p w14:paraId="60547212" w14:textId="77777777" w:rsidR="002D1DC7" w:rsidRPr="00B60CDB" w:rsidRDefault="00000000">
            <w:pPr>
              <w:rPr>
                <w:sz w:val="20"/>
                <w:szCs w:val="20"/>
              </w:rPr>
            </w:pPr>
            <w:proofErr w:type="spellStart"/>
            <w:r w:rsidRPr="00B60CDB">
              <w:rPr>
                <w:sz w:val="20"/>
                <w:szCs w:val="20"/>
              </w:rPr>
              <w:t>CreditAccount</w:t>
            </w:r>
            <w:proofErr w:type="spellEnd"/>
          </w:p>
        </w:tc>
        <w:tc>
          <w:tcPr>
            <w:tcW w:w="6786" w:type="dxa"/>
          </w:tcPr>
          <w:p w14:paraId="22A90810" w14:textId="77777777" w:rsidR="002D1DC7" w:rsidRPr="00B60CDB" w:rsidRDefault="00000000">
            <w:pPr>
              <w:rPr>
                <w:sz w:val="20"/>
                <w:szCs w:val="20"/>
              </w:rPr>
            </w:pPr>
            <w:r w:rsidRPr="00B60CDB">
              <w:rPr>
                <w:sz w:val="20"/>
                <w:szCs w:val="20"/>
              </w:rPr>
              <w:t>Stores the customer's credit account.</w:t>
            </w:r>
          </w:p>
        </w:tc>
      </w:tr>
      <w:tr w:rsidR="002D1DC7" w:rsidRPr="00B60CDB" w14:paraId="184D05FA" w14:textId="77777777" w:rsidTr="00723A8C">
        <w:trPr>
          <w:jc w:val="center"/>
        </w:trPr>
        <w:tc>
          <w:tcPr>
            <w:tcW w:w="3150" w:type="dxa"/>
          </w:tcPr>
          <w:p w14:paraId="2AAC3A3B" w14:textId="77777777" w:rsidR="002D1DC7" w:rsidRPr="00B60CDB" w:rsidRDefault="00000000">
            <w:pPr>
              <w:rPr>
                <w:sz w:val="20"/>
                <w:szCs w:val="20"/>
              </w:rPr>
            </w:pPr>
            <w:proofErr w:type="spellStart"/>
            <w:r w:rsidRPr="00B60CDB">
              <w:rPr>
                <w:sz w:val="20"/>
                <w:szCs w:val="20"/>
              </w:rPr>
              <w:t>CreditTransaction</w:t>
            </w:r>
            <w:proofErr w:type="spellEnd"/>
          </w:p>
        </w:tc>
        <w:tc>
          <w:tcPr>
            <w:tcW w:w="6786" w:type="dxa"/>
          </w:tcPr>
          <w:p w14:paraId="2C42C359" w14:textId="77777777" w:rsidR="002D1DC7" w:rsidRPr="00B60CDB" w:rsidRDefault="00000000">
            <w:pPr>
              <w:rPr>
                <w:sz w:val="20"/>
                <w:szCs w:val="20"/>
              </w:rPr>
            </w:pPr>
            <w:r w:rsidRPr="00B60CDB">
              <w:rPr>
                <w:sz w:val="20"/>
                <w:szCs w:val="20"/>
              </w:rPr>
              <w:t>Stores credit sales and payments.</w:t>
            </w:r>
          </w:p>
        </w:tc>
      </w:tr>
      <w:tr w:rsidR="002D1DC7" w:rsidRPr="00B60CDB" w14:paraId="41C7BC37" w14:textId="77777777" w:rsidTr="00723A8C">
        <w:trPr>
          <w:jc w:val="center"/>
        </w:trPr>
        <w:tc>
          <w:tcPr>
            <w:tcW w:w="3150" w:type="dxa"/>
          </w:tcPr>
          <w:p w14:paraId="5DEAF6B9" w14:textId="77777777" w:rsidR="002D1DC7" w:rsidRPr="00B60CDB" w:rsidRDefault="00000000">
            <w:pPr>
              <w:rPr>
                <w:sz w:val="20"/>
                <w:szCs w:val="20"/>
              </w:rPr>
            </w:pPr>
            <w:proofErr w:type="spellStart"/>
            <w:r w:rsidRPr="00B60CDB">
              <w:rPr>
                <w:sz w:val="20"/>
                <w:szCs w:val="20"/>
              </w:rPr>
              <w:t>StockAdjustment</w:t>
            </w:r>
            <w:proofErr w:type="spellEnd"/>
          </w:p>
        </w:tc>
        <w:tc>
          <w:tcPr>
            <w:tcW w:w="6786" w:type="dxa"/>
          </w:tcPr>
          <w:p w14:paraId="1A080C2C" w14:textId="77777777" w:rsidR="002D1DC7" w:rsidRPr="00B60CDB" w:rsidRDefault="00000000">
            <w:pPr>
              <w:rPr>
                <w:sz w:val="20"/>
                <w:szCs w:val="20"/>
              </w:rPr>
            </w:pPr>
            <w:r w:rsidRPr="00B60CDB">
              <w:rPr>
                <w:sz w:val="20"/>
                <w:szCs w:val="20"/>
              </w:rPr>
              <w:t xml:space="preserve">Stores </w:t>
            </w:r>
            <w:proofErr w:type="spellStart"/>
            <w:r w:rsidRPr="00B60CDB">
              <w:rPr>
                <w:sz w:val="20"/>
                <w:szCs w:val="20"/>
              </w:rPr>
              <w:t>authorised</w:t>
            </w:r>
            <w:proofErr w:type="spellEnd"/>
            <w:r w:rsidRPr="00B60CDB">
              <w:rPr>
                <w:sz w:val="20"/>
                <w:szCs w:val="20"/>
              </w:rPr>
              <w:t xml:space="preserve"> stock corrections.</w:t>
            </w:r>
          </w:p>
        </w:tc>
      </w:tr>
      <w:tr w:rsidR="002D1DC7" w:rsidRPr="00B60CDB" w14:paraId="39BC7912" w14:textId="77777777" w:rsidTr="00723A8C">
        <w:trPr>
          <w:jc w:val="center"/>
        </w:trPr>
        <w:tc>
          <w:tcPr>
            <w:tcW w:w="3150" w:type="dxa"/>
          </w:tcPr>
          <w:p w14:paraId="268C67B8" w14:textId="77777777" w:rsidR="002D1DC7" w:rsidRPr="00B60CDB" w:rsidRDefault="00000000">
            <w:pPr>
              <w:rPr>
                <w:sz w:val="20"/>
                <w:szCs w:val="20"/>
              </w:rPr>
            </w:pPr>
            <w:proofErr w:type="spellStart"/>
            <w:r w:rsidRPr="00B60CDB">
              <w:rPr>
                <w:sz w:val="20"/>
                <w:szCs w:val="20"/>
              </w:rPr>
              <w:t>StockTake</w:t>
            </w:r>
            <w:proofErr w:type="spellEnd"/>
          </w:p>
        </w:tc>
        <w:tc>
          <w:tcPr>
            <w:tcW w:w="6786" w:type="dxa"/>
          </w:tcPr>
          <w:p w14:paraId="7373BA3C" w14:textId="77777777" w:rsidR="002D1DC7" w:rsidRPr="00B60CDB" w:rsidRDefault="00000000">
            <w:pPr>
              <w:rPr>
                <w:sz w:val="20"/>
                <w:szCs w:val="20"/>
              </w:rPr>
            </w:pPr>
            <w:r w:rsidRPr="00B60CDB">
              <w:rPr>
                <w:sz w:val="20"/>
                <w:szCs w:val="20"/>
              </w:rPr>
              <w:t>Stores physical stock count sessions.</w:t>
            </w:r>
          </w:p>
        </w:tc>
      </w:tr>
      <w:tr w:rsidR="002D1DC7" w:rsidRPr="00B60CDB" w14:paraId="746A9771" w14:textId="77777777" w:rsidTr="00723A8C">
        <w:trPr>
          <w:jc w:val="center"/>
        </w:trPr>
        <w:tc>
          <w:tcPr>
            <w:tcW w:w="3150" w:type="dxa"/>
          </w:tcPr>
          <w:p w14:paraId="0E7D8953" w14:textId="77777777" w:rsidR="002D1DC7" w:rsidRPr="00B60CDB" w:rsidRDefault="00000000">
            <w:pPr>
              <w:rPr>
                <w:sz w:val="20"/>
                <w:szCs w:val="20"/>
              </w:rPr>
            </w:pPr>
            <w:proofErr w:type="spellStart"/>
            <w:r w:rsidRPr="00B60CDB">
              <w:rPr>
                <w:sz w:val="20"/>
                <w:szCs w:val="20"/>
              </w:rPr>
              <w:t>SupplierInvoice</w:t>
            </w:r>
            <w:proofErr w:type="spellEnd"/>
          </w:p>
        </w:tc>
        <w:tc>
          <w:tcPr>
            <w:tcW w:w="6786" w:type="dxa"/>
          </w:tcPr>
          <w:p w14:paraId="0109EA35" w14:textId="77777777" w:rsidR="002D1DC7" w:rsidRPr="00B60CDB" w:rsidRDefault="00000000">
            <w:pPr>
              <w:rPr>
                <w:sz w:val="20"/>
                <w:szCs w:val="20"/>
              </w:rPr>
            </w:pPr>
            <w:r w:rsidRPr="00B60CDB">
              <w:rPr>
                <w:sz w:val="20"/>
                <w:szCs w:val="20"/>
              </w:rPr>
              <w:t>Stores supplier invoice/reference information.</w:t>
            </w:r>
          </w:p>
        </w:tc>
      </w:tr>
      <w:tr w:rsidR="002D1DC7" w:rsidRPr="00B60CDB" w14:paraId="7F9057F8" w14:textId="77777777" w:rsidTr="00723A8C">
        <w:trPr>
          <w:jc w:val="center"/>
        </w:trPr>
        <w:tc>
          <w:tcPr>
            <w:tcW w:w="3150" w:type="dxa"/>
          </w:tcPr>
          <w:p w14:paraId="3840BFFD" w14:textId="77777777" w:rsidR="002D1DC7" w:rsidRPr="00B60CDB" w:rsidRDefault="00000000">
            <w:pPr>
              <w:rPr>
                <w:sz w:val="20"/>
                <w:szCs w:val="20"/>
              </w:rPr>
            </w:pPr>
            <w:proofErr w:type="spellStart"/>
            <w:r w:rsidRPr="00B60CDB">
              <w:rPr>
                <w:sz w:val="20"/>
                <w:szCs w:val="20"/>
              </w:rPr>
              <w:t>PriceHistory</w:t>
            </w:r>
            <w:proofErr w:type="spellEnd"/>
          </w:p>
        </w:tc>
        <w:tc>
          <w:tcPr>
            <w:tcW w:w="6786" w:type="dxa"/>
          </w:tcPr>
          <w:p w14:paraId="27122E8B" w14:textId="77777777" w:rsidR="002D1DC7" w:rsidRPr="00B60CDB" w:rsidRDefault="00000000">
            <w:pPr>
              <w:rPr>
                <w:sz w:val="20"/>
                <w:szCs w:val="20"/>
              </w:rPr>
            </w:pPr>
            <w:proofErr w:type="gramStart"/>
            <w:r w:rsidRPr="00B60CDB">
              <w:rPr>
                <w:sz w:val="20"/>
                <w:szCs w:val="20"/>
              </w:rPr>
              <w:t>Stores</w:t>
            </w:r>
            <w:proofErr w:type="gramEnd"/>
            <w:r w:rsidRPr="00B60CDB">
              <w:rPr>
                <w:sz w:val="20"/>
                <w:szCs w:val="20"/>
              </w:rPr>
              <w:t xml:space="preserve"> historical product price changes.</w:t>
            </w:r>
          </w:p>
        </w:tc>
      </w:tr>
      <w:tr w:rsidR="002D1DC7" w:rsidRPr="00B60CDB" w14:paraId="3D178FB2" w14:textId="77777777" w:rsidTr="00723A8C">
        <w:trPr>
          <w:jc w:val="center"/>
        </w:trPr>
        <w:tc>
          <w:tcPr>
            <w:tcW w:w="3150" w:type="dxa"/>
          </w:tcPr>
          <w:p w14:paraId="5F8BBE40" w14:textId="77777777" w:rsidR="002D1DC7" w:rsidRPr="00B60CDB" w:rsidRDefault="00000000">
            <w:pPr>
              <w:rPr>
                <w:sz w:val="20"/>
                <w:szCs w:val="20"/>
              </w:rPr>
            </w:pPr>
            <w:proofErr w:type="spellStart"/>
            <w:r w:rsidRPr="00B60CDB">
              <w:rPr>
                <w:sz w:val="20"/>
                <w:szCs w:val="20"/>
              </w:rPr>
              <w:t>AuditLog</w:t>
            </w:r>
            <w:proofErr w:type="spellEnd"/>
          </w:p>
        </w:tc>
        <w:tc>
          <w:tcPr>
            <w:tcW w:w="6786" w:type="dxa"/>
          </w:tcPr>
          <w:p w14:paraId="0F0E9284" w14:textId="77777777" w:rsidR="002D1DC7" w:rsidRPr="00B60CDB" w:rsidRDefault="00000000">
            <w:pPr>
              <w:rPr>
                <w:sz w:val="20"/>
                <w:szCs w:val="20"/>
              </w:rPr>
            </w:pPr>
            <w:r w:rsidRPr="00B60CDB">
              <w:rPr>
                <w:sz w:val="20"/>
                <w:szCs w:val="20"/>
              </w:rPr>
              <w:t>Stores important system activity.</w:t>
            </w:r>
          </w:p>
        </w:tc>
      </w:tr>
    </w:tbl>
    <w:p w14:paraId="4BF06CEA" w14:textId="77777777" w:rsidR="002D1DC7" w:rsidRPr="00B60CDB" w:rsidRDefault="00000000">
      <w:pPr>
        <w:pStyle w:val="Heading1"/>
        <w:rPr>
          <w:rFonts w:ascii="Aptos" w:hAnsi="Aptos"/>
          <w:sz w:val="20"/>
          <w:szCs w:val="20"/>
        </w:rPr>
      </w:pPr>
      <w:r w:rsidRPr="00B60CDB">
        <w:rPr>
          <w:rFonts w:ascii="Aptos" w:hAnsi="Aptos"/>
          <w:sz w:val="20"/>
          <w:szCs w:val="20"/>
        </w:rPr>
        <w:t>10. Key User Journeys</w:t>
      </w:r>
    </w:p>
    <w:p w14:paraId="618F3143" w14:textId="77777777" w:rsidR="002D1DC7" w:rsidRPr="00B60CDB" w:rsidRDefault="00000000">
      <w:pPr>
        <w:pStyle w:val="Heading2"/>
        <w:rPr>
          <w:rFonts w:ascii="Aptos" w:hAnsi="Aptos"/>
          <w:sz w:val="20"/>
          <w:szCs w:val="20"/>
        </w:rPr>
      </w:pPr>
      <w:r w:rsidRPr="00B60CDB">
        <w:rPr>
          <w:rFonts w:ascii="Aptos" w:hAnsi="Aptos"/>
          <w:sz w:val="20"/>
          <w:szCs w:val="20"/>
        </w:rPr>
        <w:t>10.1 Cash Sale</w:t>
      </w:r>
    </w:p>
    <w:p w14:paraId="4D61B287" w14:textId="77777777" w:rsidR="002D1DC7" w:rsidRPr="00B60CDB" w:rsidRDefault="00000000">
      <w:pPr>
        <w:pStyle w:val="ListNumber"/>
        <w:rPr>
          <w:sz w:val="20"/>
          <w:szCs w:val="20"/>
        </w:rPr>
      </w:pPr>
      <w:r w:rsidRPr="00B60CDB">
        <w:rPr>
          <w:sz w:val="20"/>
          <w:szCs w:val="20"/>
        </w:rPr>
        <w:t>Employee logs in.</w:t>
      </w:r>
    </w:p>
    <w:p w14:paraId="380AC10E" w14:textId="77777777" w:rsidR="002D1DC7" w:rsidRPr="00211944" w:rsidRDefault="00000000">
      <w:pPr>
        <w:pStyle w:val="ListNumber"/>
        <w:rPr>
          <w:color w:val="000000" w:themeColor="text1"/>
          <w:sz w:val="20"/>
          <w:szCs w:val="20"/>
        </w:rPr>
      </w:pPr>
      <w:r w:rsidRPr="00B60CDB">
        <w:rPr>
          <w:sz w:val="20"/>
          <w:szCs w:val="20"/>
        </w:rPr>
        <w:t xml:space="preserve">Employee </w:t>
      </w:r>
      <w:r w:rsidRPr="00211944">
        <w:rPr>
          <w:color w:val="000000" w:themeColor="text1"/>
          <w:sz w:val="20"/>
          <w:szCs w:val="20"/>
        </w:rPr>
        <w:t>selects Goods Out.</w:t>
      </w:r>
    </w:p>
    <w:p w14:paraId="0F9D1207" w14:textId="77777777" w:rsidR="002D1DC7" w:rsidRPr="00211944" w:rsidRDefault="00000000">
      <w:pPr>
        <w:pStyle w:val="ListNumber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 xml:space="preserve">Employee scans </w:t>
      </w:r>
      <w:r w:rsidR="00937715" w:rsidRPr="00211944">
        <w:rPr>
          <w:color w:val="000000" w:themeColor="text1"/>
          <w:sz w:val="20"/>
          <w:szCs w:val="20"/>
        </w:rPr>
        <w:t xml:space="preserve">or adds </w:t>
      </w:r>
      <w:r w:rsidRPr="00211944">
        <w:rPr>
          <w:color w:val="000000" w:themeColor="text1"/>
          <w:sz w:val="20"/>
          <w:szCs w:val="20"/>
        </w:rPr>
        <w:t>the product.</w:t>
      </w:r>
    </w:p>
    <w:p w14:paraId="17C94527" w14:textId="77777777" w:rsidR="002D1DC7" w:rsidRPr="00211944" w:rsidRDefault="00BA65EB">
      <w:pPr>
        <w:pStyle w:val="ListNumber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Employees enter quantity.</w:t>
      </w:r>
    </w:p>
    <w:p w14:paraId="1F6E9BE6" w14:textId="77777777" w:rsidR="002D1DC7" w:rsidRPr="00211944" w:rsidRDefault="00000000">
      <w:pPr>
        <w:pStyle w:val="ListNumber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Employee selects Cash</w:t>
      </w:r>
      <w:r w:rsidR="00F72D29" w:rsidRPr="00211944">
        <w:rPr>
          <w:color w:val="000000" w:themeColor="text1"/>
          <w:sz w:val="20"/>
          <w:szCs w:val="20"/>
        </w:rPr>
        <w:t>, Card/EFT or Credit</w:t>
      </w:r>
    </w:p>
    <w:p w14:paraId="715F78E7" w14:textId="77777777" w:rsidR="002D1DC7" w:rsidRPr="00211944" w:rsidRDefault="00000000">
      <w:pPr>
        <w:pStyle w:val="ListNumber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System decreases stock.</w:t>
      </w:r>
    </w:p>
    <w:p w14:paraId="76AE3884" w14:textId="77777777" w:rsidR="002D1DC7" w:rsidRPr="00211944" w:rsidRDefault="00000000">
      <w:pPr>
        <w:pStyle w:val="ListNumber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System records the stock movement.</w:t>
      </w:r>
    </w:p>
    <w:p w14:paraId="14BB10DF" w14:textId="77777777" w:rsidR="002D1DC7" w:rsidRPr="00211944" w:rsidRDefault="00000000">
      <w:pPr>
        <w:pStyle w:val="ListNumber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Transaction is completed.</w:t>
      </w:r>
    </w:p>
    <w:p w14:paraId="67830AA9" w14:textId="77777777" w:rsidR="002D1DC7" w:rsidRPr="00B60CDB" w:rsidRDefault="00000000">
      <w:pPr>
        <w:pStyle w:val="Heading2"/>
        <w:rPr>
          <w:rFonts w:ascii="Aptos" w:hAnsi="Aptos"/>
          <w:sz w:val="20"/>
          <w:szCs w:val="20"/>
        </w:rPr>
      </w:pPr>
      <w:r w:rsidRPr="00B60CDB">
        <w:rPr>
          <w:rFonts w:ascii="Aptos" w:hAnsi="Aptos"/>
          <w:sz w:val="20"/>
          <w:szCs w:val="20"/>
        </w:rPr>
        <w:t>10.2 Credit Sale</w:t>
      </w:r>
    </w:p>
    <w:p w14:paraId="293CD275" w14:textId="77777777" w:rsidR="002D1DC7" w:rsidRPr="00B60CDB" w:rsidRDefault="00000000">
      <w:pPr>
        <w:pStyle w:val="ListNumber"/>
        <w:rPr>
          <w:sz w:val="20"/>
          <w:szCs w:val="20"/>
        </w:rPr>
      </w:pPr>
      <w:r w:rsidRPr="00B60CDB">
        <w:rPr>
          <w:sz w:val="20"/>
          <w:szCs w:val="20"/>
        </w:rPr>
        <w:t>Employee selects Goods Out.</w:t>
      </w:r>
    </w:p>
    <w:p w14:paraId="1D629CE9" w14:textId="77777777" w:rsidR="002D1DC7" w:rsidRPr="00B60CDB" w:rsidRDefault="00000000">
      <w:pPr>
        <w:pStyle w:val="ListNumber"/>
        <w:rPr>
          <w:sz w:val="20"/>
          <w:szCs w:val="20"/>
        </w:rPr>
      </w:pPr>
      <w:r w:rsidRPr="00B60CDB">
        <w:rPr>
          <w:sz w:val="20"/>
          <w:szCs w:val="20"/>
        </w:rPr>
        <w:t>Employee scans products.</w:t>
      </w:r>
    </w:p>
    <w:p w14:paraId="6B2A5848" w14:textId="77777777" w:rsidR="002D1DC7" w:rsidRPr="00B60CDB" w:rsidRDefault="00000000">
      <w:pPr>
        <w:pStyle w:val="ListNumber"/>
        <w:rPr>
          <w:sz w:val="20"/>
          <w:szCs w:val="20"/>
        </w:rPr>
      </w:pPr>
      <w:r w:rsidRPr="00B60CDB">
        <w:rPr>
          <w:sz w:val="20"/>
          <w:szCs w:val="20"/>
        </w:rPr>
        <w:t>Employee selects Credit.</w:t>
      </w:r>
    </w:p>
    <w:p w14:paraId="5289A07D" w14:textId="77777777" w:rsidR="002D1DC7" w:rsidRPr="00B60CDB" w:rsidRDefault="004F3F75">
      <w:pPr>
        <w:pStyle w:val="ListNumber"/>
        <w:rPr>
          <w:sz w:val="20"/>
          <w:szCs w:val="20"/>
        </w:rPr>
      </w:pPr>
      <w:r w:rsidRPr="00B60CDB">
        <w:rPr>
          <w:sz w:val="20"/>
          <w:szCs w:val="20"/>
        </w:rPr>
        <w:t>Employees select</w:t>
      </w:r>
      <w:r w:rsidR="00603CE7" w:rsidRPr="00B60CDB">
        <w:rPr>
          <w:sz w:val="20"/>
          <w:szCs w:val="20"/>
        </w:rPr>
        <w:t xml:space="preserve"> or input</w:t>
      </w:r>
      <w:r w:rsidRPr="00B60CDB">
        <w:rPr>
          <w:sz w:val="20"/>
          <w:szCs w:val="20"/>
        </w:rPr>
        <w:t xml:space="preserve"> the customer</w:t>
      </w:r>
      <w:r w:rsidR="00603CE7" w:rsidRPr="00B60CDB">
        <w:rPr>
          <w:sz w:val="20"/>
          <w:szCs w:val="20"/>
        </w:rPr>
        <w:t xml:space="preserve"> names</w:t>
      </w:r>
      <w:r w:rsidRPr="00B60CDB">
        <w:rPr>
          <w:sz w:val="20"/>
          <w:szCs w:val="20"/>
        </w:rPr>
        <w:t>.</w:t>
      </w:r>
    </w:p>
    <w:p w14:paraId="04DECFA1" w14:textId="77777777" w:rsidR="002D1DC7" w:rsidRPr="00275EAA" w:rsidRDefault="00000000">
      <w:pPr>
        <w:pStyle w:val="ListNumber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System checks available credit.</w:t>
      </w:r>
    </w:p>
    <w:p w14:paraId="72CFFC65" w14:textId="14FDDFB9" w:rsidR="002D1DC7" w:rsidRPr="00275EAA" w:rsidRDefault="00603CE7">
      <w:pPr>
        <w:pStyle w:val="ListNumber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Authorized user completes the transaction</w:t>
      </w:r>
      <w:r w:rsidR="00322BE5" w:rsidRPr="00275EAA">
        <w:rPr>
          <w:color w:val="000000" w:themeColor="text1"/>
          <w:sz w:val="20"/>
          <w:szCs w:val="20"/>
        </w:rPr>
        <w:t xml:space="preserve"> by manager or owner by pin.</w:t>
      </w:r>
    </w:p>
    <w:p w14:paraId="3012B5A3" w14:textId="77777777" w:rsidR="002D1DC7" w:rsidRPr="00275EAA" w:rsidRDefault="00000000">
      <w:pPr>
        <w:pStyle w:val="ListNumber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System decreases stock.</w:t>
      </w:r>
    </w:p>
    <w:p w14:paraId="58CF0D4C" w14:textId="77777777" w:rsidR="002D1DC7" w:rsidRPr="00275EAA" w:rsidRDefault="00000000">
      <w:pPr>
        <w:pStyle w:val="ListNumber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System increases the customer's outstanding balance.</w:t>
      </w:r>
    </w:p>
    <w:p w14:paraId="1A3E09B5" w14:textId="77777777" w:rsidR="002D1DC7" w:rsidRPr="00B60CDB" w:rsidRDefault="00000000">
      <w:pPr>
        <w:pStyle w:val="ListNumber"/>
        <w:rPr>
          <w:sz w:val="20"/>
          <w:szCs w:val="20"/>
        </w:rPr>
      </w:pPr>
      <w:r w:rsidRPr="00B60CDB">
        <w:rPr>
          <w:sz w:val="20"/>
          <w:szCs w:val="20"/>
        </w:rPr>
        <w:lastRenderedPageBreak/>
        <w:t xml:space="preserve">System records </w:t>
      </w:r>
      <w:r w:rsidR="00FC1BC6" w:rsidRPr="00B60CDB">
        <w:rPr>
          <w:sz w:val="20"/>
          <w:szCs w:val="20"/>
        </w:rPr>
        <w:t>credit transactions</w:t>
      </w:r>
      <w:r w:rsidRPr="00B60CDB">
        <w:rPr>
          <w:sz w:val="20"/>
          <w:szCs w:val="20"/>
        </w:rPr>
        <w:t>.</w:t>
      </w:r>
    </w:p>
    <w:p w14:paraId="59072A36" w14:textId="77777777" w:rsidR="002D1DC7" w:rsidRPr="00B60CDB" w:rsidRDefault="00000000">
      <w:pPr>
        <w:pStyle w:val="Heading2"/>
        <w:rPr>
          <w:rFonts w:ascii="Aptos" w:hAnsi="Aptos"/>
          <w:sz w:val="20"/>
          <w:szCs w:val="20"/>
        </w:rPr>
      </w:pPr>
      <w:r w:rsidRPr="00B60CDB">
        <w:rPr>
          <w:rFonts w:ascii="Aptos" w:hAnsi="Aptos"/>
          <w:sz w:val="20"/>
          <w:szCs w:val="20"/>
        </w:rPr>
        <w:t>10.3 Credit Payment</w:t>
      </w:r>
    </w:p>
    <w:p w14:paraId="02EB4212" w14:textId="77777777" w:rsidR="002D1DC7" w:rsidRPr="00B60CDB" w:rsidRDefault="004F3F75">
      <w:pPr>
        <w:pStyle w:val="ListNumber"/>
        <w:rPr>
          <w:sz w:val="20"/>
          <w:szCs w:val="20"/>
        </w:rPr>
      </w:pPr>
      <w:r w:rsidRPr="00B60CDB">
        <w:rPr>
          <w:sz w:val="20"/>
          <w:szCs w:val="20"/>
        </w:rPr>
        <w:t xml:space="preserve">Employees </w:t>
      </w:r>
      <w:r w:rsidR="00FC1BC6" w:rsidRPr="00B60CDB">
        <w:rPr>
          <w:sz w:val="20"/>
          <w:szCs w:val="20"/>
        </w:rPr>
        <w:t>are searching</w:t>
      </w:r>
      <w:r w:rsidRPr="00B60CDB">
        <w:rPr>
          <w:sz w:val="20"/>
          <w:szCs w:val="20"/>
        </w:rPr>
        <w:t xml:space="preserve"> for </w:t>
      </w:r>
      <w:r w:rsidR="003970A9" w:rsidRPr="00B60CDB">
        <w:rPr>
          <w:sz w:val="20"/>
          <w:szCs w:val="20"/>
        </w:rPr>
        <w:t>a</w:t>
      </w:r>
      <w:r w:rsidRPr="00B60CDB">
        <w:rPr>
          <w:sz w:val="20"/>
          <w:szCs w:val="20"/>
        </w:rPr>
        <w:t xml:space="preserve"> customer.</w:t>
      </w:r>
    </w:p>
    <w:p w14:paraId="165267F6" w14:textId="77777777" w:rsidR="002D1DC7" w:rsidRPr="00B60CDB" w:rsidRDefault="00000000">
      <w:pPr>
        <w:pStyle w:val="ListNumber"/>
        <w:rPr>
          <w:sz w:val="20"/>
          <w:szCs w:val="20"/>
        </w:rPr>
      </w:pPr>
      <w:r w:rsidRPr="00B60CDB">
        <w:rPr>
          <w:sz w:val="20"/>
          <w:szCs w:val="20"/>
        </w:rPr>
        <w:t>System displays outstanding balance.</w:t>
      </w:r>
    </w:p>
    <w:p w14:paraId="726AFD6A" w14:textId="77777777" w:rsidR="002D1DC7" w:rsidRPr="00B60CDB" w:rsidRDefault="00000000">
      <w:pPr>
        <w:pStyle w:val="ListNumber"/>
        <w:rPr>
          <w:sz w:val="20"/>
          <w:szCs w:val="20"/>
        </w:rPr>
      </w:pPr>
      <w:r w:rsidRPr="00B60CDB">
        <w:rPr>
          <w:sz w:val="20"/>
          <w:szCs w:val="20"/>
        </w:rPr>
        <w:t>Employee enters the amount paid.</w:t>
      </w:r>
    </w:p>
    <w:p w14:paraId="0D88D36E" w14:textId="77777777" w:rsidR="002D1DC7" w:rsidRPr="00B60CDB" w:rsidRDefault="00000000">
      <w:pPr>
        <w:pStyle w:val="ListNumber"/>
        <w:rPr>
          <w:sz w:val="20"/>
          <w:szCs w:val="20"/>
        </w:rPr>
      </w:pPr>
      <w:r w:rsidRPr="00B60CDB">
        <w:rPr>
          <w:sz w:val="20"/>
          <w:szCs w:val="20"/>
        </w:rPr>
        <w:t>System records the payment.</w:t>
      </w:r>
    </w:p>
    <w:p w14:paraId="5523E99E" w14:textId="77777777" w:rsidR="002D1DC7" w:rsidRPr="00211944" w:rsidRDefault="00000000">
      <w:pPr>
        <w:pStyle w:val="ListNumber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System reduces the outstanding balance.</w:t>
      </w:r>
    </w:p>
    <w:p w14:paraId="5DC63740" w14:textId="77777777" w:rsidR="002D1DC7" w:rsidRPr="00275EAA" w:rsidRDefault="00000000">
      <w:pPr>
        <w:pStyle w:val="ListNumber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System generates an updated customer statement.</w:t>
      </w:r>
    </w:p>
    <w:p w14:paraId="18427ED3" w14:textId="1174EE4B" w:rsidR="00F72D29" w:rsidRPr="00275EAA" w:rsidRDefault="00F72D29">
      <w:pPr>
        <w:pStyle w:val="ListNumber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System should record the payment made as green +R value in amount column not -R value</w:t>
      </w:r>
      <w:r w:rsidR="00B02EF4" w:rsidRPr="00275EAA">
        <w:rPr>
          <w:color w:val="000000" w:themeColor="text1"/>
          <w:sz w:val="20"/>
          <w:szCs w:val="20"/>
        </w:rPr>
        <w:t xml:space="preserve"> and record Credit taken as -R not +R value.</w:t>
      </w:r>
    </w:p>
    <w:p w14:paraId="4A081FB2" w14:textId="77777777" w:rsidR="002D1DC7" w:rsidRPr="00B60CDB" w:rsidRDefault="00000000">
      <w:pPr>
        <w:pStyle w:val="Heading1"/>
        <w:rPr>
          <w:rFonts w:ascii="Aptos" w:hAnsi="Aptos"/>
          <w:sz w:val="20"/>
          <w:szCs w:val="20"/>
        </w:rPr>
      </w:pPr>
      <w:r w:rsidRPr="00B60CDB">
        <w:rPr>
          <w:rFonts w:ascii="Aptos" w:hAnsi="Aptos"/>
          <w:sz w:val="20"/>
          <w:szCs w:val="20"/>
        </w:rPr>
        <w:t>11. Recommended MVP Navigation</w:t>
      </w:r>
    </w:p>
    <w:p w14:paraId="34B4CE99" w14:textId="77777777" w:rsidR="002D1DC7" w:rsidRPr="00B60CDB" w:rsidRDefault="00000000">
      <w:pPr>
        <w:rPr>
          <w:sz w:val="20"/>
          <w:szCs w:val="20"/>
        </w:rPr>
      </w:pPr>
      <w:r w:rsidRPr="00B60CDB">
        <w:rPr>
          <w:sz w:val="20"/>
          <w:szCs w:val="20"/>
        </w:rPr>
        <w:t xml:space="preserve">The initial user interface should </w:t>
      </w:r>
      <w:r w:rsidR="004D2BCD" w:rsidRPr="00B60CDB">
        <w:rPr>
          <w:sz w:val="20"/>
          <w:szCs w:val="20"/>
        </w:rPr>
        <w:t>prioritize</w:t>
      </w:r>
      <w:r w:rsidRPr="00B60CDB">
        <w:rPr>
          <w:sz w:val="20"/>
          <w:szCs w:val="20"/>
        </w:rPr>
        <w:t xml:space="preserve"> the most frequently used functions:</w:t>
      </w:r>
    </w:p>
    <w:p w14:paraId="1766A2BE" w14:textId="77777777" w:rsidR="002D1DC7" w:rsidRPr="00275EAA" w:rsidRDefault="00000000" w:rsidP="00FE38F6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Dashboard</w:t>
      </w:r>
    </w:p>
    <w:p w14:paraId="577E20B9" w14:textId="656F122C" w:rsidR="007128AA" w:rsidRPr="00275EAA" w:rsidRDefault="00000000" w:rsidP="00FE38F6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Operations</w:t>
      </w:r>
    </w:p>
    <w:p w14:paraId="1CBA40E9" w14:textId="77777777" w:rsidR="002D1DC7" w:rsidRPr="00275EAA" w:rsidRDefault="00000000" w:rsidP="00930CB8">
      <w:pPr>
        <w:pStyle w:val="ListBullet"/>
        <w:spacing w:after="0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Goods In</w:t>
      </w:r>
    </w:p>
    <w:p w14:paraId="3058ED1B" w14:textId="77777777" w:rsidR="002D1DC7" w:rsidRPr="00275EAA" w:rsidRDefault="00000000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Goods Out</w:t>
      </w:r>
    </w:p>
    <w:p w14:paraId="5E8D0311" w14:textId="77777777" w:rsidR="002D1DC7" w:rsidRPr="00275EAA" w:rsidRDefault="00000000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Check Stock</w:t>
      </w:r>
    </w:p>
    <w:p w14:paraId="62BB9058" w14:textId="77777777" w:rsidR="00C36E3D" w:rsidRPr="00275EAA" w:rsidRDefault="00C36E3D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Goods Return</w:t>
      </w:r>
    </w:p>
    <w:p w14:paraId="509D72C2" w14:textId="77777777" w:rsidR="00F62886" w:rsidRPr="00275EAA" w:rsidRDefault="00F62886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Orders</w:t>
      </w:r>
    </w:p>
    <w:p w14:paraId="434860CE" w14:textId="77777777" w:rsidR="00F62886" w:rsidRPr="00275EAA" w:rsidRDefault="00F62886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Invoicing</w:t>
      </w:r>
    </w:p>
    <w:p w14:paraId="67B0E883" w14:textId="1495E969" w:rsidR="00684766" w:rsidRPr="00275EAA" w:rsidRDefault="00684766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Warehouse</w:t>
      </w:r>
    </w:p>
    <w:p w14:paraId="5DAE46C6" w14:textId="07449B80" w:rsidR="00684766" w:rsidRPr="00275EAA" w:rsidRDefault="00684766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Stock Transfer</w:t>
      </w:r>
    </w:p>
    <w:p w14:paraId="334B638B" w14:textId="1683E0CE" w:rsidR="00684766" w:rsidRPr="00275EAA" w:rsidRDefault="00684766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Bulk Stock Unpacking</w:t>
      </w:r>
    </w:p>
    <w:p w14:paraId="4AB6A0FE" w14:textId="77777777" w:rsidR="002D1DC7" w:rsidRPr="00275EAA" w:rsidRDefault="00000000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Check Price</w:t>
      </w:r>
    </w:p>
    <w:p w14:paraId="5B4B082A" w14:textId="77777777" w:rsidR="002D1DC7" w:rsidRPr="00211944" w:rsidRDefault="00000000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Credit Customers</w:t>
      </w:r>
    </w:p>
    <w:p w14:paraId="68850F91" w14:textId="77777777" w:rsidR="002D1DC7" w:rsidRPr="00211944" w:rsidRDefault="00000000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Adjust Stock</w:t>
      </w:r>
    </w:p>
    <w:p w14:paraId="53B3257C" w14:textId="77777777" w:rsidR="002D1DC7" w:rsidRPr="00211944" w:rsidRDefault="00000000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Products</w:t>
      </w:r>
    </w:p>
    <w:p w14:paraId="1AB1F0E6" w14:textId="77777777" w:rsidR="002D1DC7" w:rsidRPr="00211944" w:rsidRDefault="00000000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Suppliers</w:t>
      </w:r>
    </w:p>
    <w:p w14:paraId="37735BC8" w14:textId="77777777" w:rsidR="002D1DC7" w:rsidRPr="00211944" w:rsidRDefault="00000000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Stock Take</w:t>
      </w:r>
    </w:p>
    <w:p w14:paraId="6B54110F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Reports</w:t>
      </w:r>
    </w:p>
    <w:p w14:paraId="131F64CA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Users</w:t>
      </w:r>
    </w:p>
    <w:p w14:paraId="366A4212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Settings</w:t>
      </w:r>
    </w:p>
    <w:p w14:paraId="25757838" w14:textId="77777777" w:rsidR="002D1DC7" w:rsidRPr="00B60CDB" w:rsidRDefault="00000000">
      <w:pPr>
        <w:pStyle w:val="Heading1"/>
        <w:rPr>
          <w:rFonts w:ascii="Aptos" w:hAnsi="Aptos"/>
          <w:sz w:val="20"/>
          <w:szCs w:val="20"/>
        </w:rPr>
      </w:pPr>
      <w:r w:rsidRPr="00B60CDB">
        <w:rPr>
          <w:rFonts w:ascii="Aptos" w:hAnsi="Aptos"/>
          <w:sz w:val="20"/>
          <w:szCs w:val="20"/>
        </w:rPr>
        <w:t>12. Future Enhancements</w:t>
      </w:r>
    </w:p>
    <w:p w14:paraId="2691C15B" w14:textId="5BDB7071" w:rsidR="002D1DC7" w:rsidRPr="00275EAA" w:rsidRDefault="00000000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Multi-store management</w:t>
      </w:r>
      <w:r w:rsidR="00B12FA4" w:rsidRPr="00275EAA">
        <w:rPr>
          <w:color w:val="000000" w:themeColor="text1"/>
          <w:sz w:val="20"/>
          <w:szCs w:val="20"/>
        </w:rPr>
        <w:t xml:space="preserve">, </w:t>
      </w:r>
      <w:r w:rsidR="008B0A65" w:rsidRPr="00275EAA">
        <w:rPr>
          <w:color w:val="000000" w:themeColor="text1"/>
          <w:sz w:val="20"/>
          <w:szCs w:val="20"/>
        </w:rPr>
        <w:t>add</w:t>
      </w:r>
      <w:r w:rsidR="00B12FA4" w:rsidRPr="00275EAA">
        <w:rPr>
          <w:color w:val="000000" w:themeColor="text1"/>
          <w:sz w:val="20"/>
          <w:szCs w:val="20"/>
        </w:rPr>
        <w:t xml:space="preserve"> this as mandatory because we have </w:t>
      </w:r>
      <w:r w:rsidR="008B0A65" w:rsidRPr="00275EAA">
        <w:rPr>
          <w:color w:val="000000" w:themeColor="text1"/>
          <w:sz w:val="20"/>
          <w:szCs w:val="20"/>
        </w:rPr>
        <w:t>businesses</w:t>
      </w:r>
      <w:r w:rsidR="00B12FA4" w:rsidRPr="00275EAA">
        <w:rPr>
          <w:color w:val="000000" w:themeColor="text1"/>
          <w:sz w:val="20"/>
          <w:szCs w:val="20"/>
        </w:rPr>
        <w:t xml:space="preserve"> that </w:t>
      </w:r>
      <w:r w:rsidR="008B0A65" w:rsidRPr="00275EAA">
        <w:rPr>
          <w:color w:val="000000" w:themeColor="text1"/>
          <w:sz w:val="20"/>
          <w:szCs w:val="20"/>
        </w:rPr>
        <w:t>support</w:t>
      </w:r>
      <w:r w:rsidR="00B12FA4" w:rsidRPr="00275EAA">
        <w:rPr>
          <w:color w:val="000000" w:themeColor="text1"/>
          <w:sz w:val="20"/>
          <w:szCs w:val="20"/>
        </w:rPr>
        <w:t xml:space="preserve"> multiple stores</w:t>
      </w:r>
      <w:r w:rsidR="00AE3DEF" w:rsidRPr="00275EAA">
        <w:rPr>
          <w:color w:val="000000" w:themeColor="text1"/>
          <w:sz w:val="20"/>
          <w:szCs w:val="20"/>
        </w:rPr>
        <w:t xml:space="preserve"> under one business.</w:t>
      </w:r>
    </w:p>
    <w:p w14:paraId="40B37EB3" w14:textId="298405C5" w:rsidR="002D1DC7" w:rsidRPr="00275EAA" w:rsidRDefault="00000000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Stock transfers between stores</w:t>
      </w:r>
      <w:r w:rsidR="00AA112B" w:rsidRPr="00275EAA">
        <w:rPr>
          <w:color w:val="000000" w:themeColor="text1"/>
          <w:sz w:val="20"/>
          <w:szCs w:val="20"/>
        </w:rPr>
        <w:t xml:space="preserve"> by authorized users, ass this as mandatory as we have stores that transfers stock between stores.</w:t>
      </w:r>
    </w:p>
    <w:p w14:paraId="41106D2C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WhatsApp customer statements.</w:t>
      </w:r>
    </w:p>
    <w:p w14:paraId="2E390A27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lastRenderedPageBreak/>
        <w:t>WhatsApp/SMS low-stock notifications.</w:t>
      </w:r>
    </w:p>
    <w:p w14:paraId="5D47337D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Supplier purchase-order generation.</w:t>
      </w:r>
    </w:p>
    <w:p w14:paraId="0F8F1A87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AI/OCR supplier invoice scanning.</w:t>
      </w:r>
    </w:p>
    <w:p w14:paraId="7FF977E5" w14:textId="77777777" w:rsidR="002D1DC7" w:rsidRPr="00211944" w:rsidRDefault="00000000">
      <w:pPr>
        <w:pStyle w:val="ListBullet"/>
        <w:rPr>
          <w:color w:val="000000" w:themeColor="text1"/>
          <w:sz w:val="20"/>
          <w:szCs w:val="20"/>
        </w:rPr>
      </w:pPr>
      <w:r w:rsidRPr="00B60CDB">
        <w:rPr>
          <w:sz w:val="20"/>
          <w:szCs w:val="20"/>
        </w:rPr>
        <w:t xml:space="preserve">Offline-first </w:t>
      </w:r>
      <w:r w:rsidRPr="00211944">
        <w:rPr>
          <w:color w:val="000000" w:themeColor="text1"/>
          <w:sz w:val="20"/>
          <w:szCs w:val="20"/>
        </w:rPr>
        <w:t>mobile/PWA functionality.</w:t>
      </w:r>
    </w:p>
    <w:p w14:paraId="207977A4" w14:textId="77777777" w:rsidR="002D1DC7" w:rsidRPr="00211944" w:rsidRDefault="00000000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Automatic reorder recommendations</w:t>
      </w:r>
      <w:r w:rsidR="00E96FE0" w:rsidRPr="00211944">
        <w:rPr>
          <w:color w:val="000000" w:themeColor="text1"/>
          <w:sz w:val="20"/>
          <w:szCs w:val="20"/>
        </w:rPr>
        <w:t xml:space="preserve"> optional.</w:t>
      </w:r>
    </w:p>
    <w:p w14:paraId="6EEF9455" w14:textId="77777777" w:rsidR="002D1DC7" w:rsidRPr="00211944" w:rsidRDefault="00000000">
      <w:pPr>
        <w:pStyle w:val="ListBullet"/>
        <w:rPr>
          <w:color w:val="000000" w:themeColor="text1"/>
          <w:sz w:val="20"/>
          <w:szCs w:val="20"/>
        </w:rPr>
      </w:pPr>
      <w:r w:rsidRPr="00211944">
        <w:rPr>
          <w:color w:val="000000" w:themeColor="text1"/>
          <w:sz w:val="20"/>
          <w:szCs w:val="20"/>
        </w:rPr>
        <w:t>Advanced business analytics.</w:t>
      </w:r>
    </w:p>
    <w:p w14:paraId="781A8533" w14:textId="77777777" w:rsidR="002D1DC7" w:rsidRPr="00275EAA" w:rsidRDefault="00000000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Cloud backup and data recovery.</w:t>
      </w:r>
    </w:p>
    <w:p w14:paraId="2C74ED57" w14:textId="77777777" w:rsidR="002D1DC7" w:rsidRPr="00275EAA" w:rsidRDefault="00000000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Subscription billing for the SaaS platform.</w:t>
      </w:r>
    </w:p>
    <w:p w14:paraId="1CC1E72B" w14:textId="77777777" w:rsidR="002D1DC7" w:rsidRPr="00275EAA" w:rsidRDefault="004F3E8D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Integration of APIs for external systems.</w:t>
      </w:r>
    </w:p>
    <w:p w14:paraId="55CE17D0" w14:textId="77777777" w:rsidR="002D1DC7" w:rsidRPr="00211944" w:rsidRDefault="00000000">
      <w:pPr>
        <w:pStyle w:val="ListBullet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 xml:space="preserve">Optional POS/payment integrations </w:t>
      </w:r>
      <w:r w:rsidRPr="00211944">
        <w:rPr>
          <w:color w:val="000000" w:themeColor="text1"/>
          <w:sz w:val="20"/>
          <w:szCs w:val="20"/>
        </w:rPr>
        <w:t>in a future product version.</w:t>
      </w:r>
    </w:p>
    <w:p w14:paraId="5E74736F" w14:textId="77777777" w:rsidR="002D1DC7" w:rsidRPr="00B60CDB" w:rsidRDefault="00000000">
      <w:pPr>
        <w:pStyle w:val="Heading1"/>
        <w:rPr>
          <w:rFonts w:ascii="Aptos" w:hAnsi="Aptos"/>
          <w:sz w:val="20"/>
          <w:szCs w:val="20"/>
        </w:rPr>
      </w:pPr>
      <w:r w:rsidRPr="00B60CDB">
        <w:rPr>
          <w:rFonts w:ascii="Aptos" w:hAnsi="Aptos"/>
          <w:sz w:val="20"/>
          <w:szCs w:val="20"/>
        </w:rPr>
        <w:t>13. Success Criteria</w:t>
      </w:r>
    </w:p>
    <w:p w14:paraId="347D403E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A shop employee can record a normal stock-out transaction in a few seconds using a barcode scanner.</w:t>
      </w:r>
    </w:p>
    <w:p w14:paraId="441658F9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A shop employee can receive stock without manually calculating the new stock balance.</w:t>
      </w:r>
    </w:p>
    <w:p w14:paraId="2860291E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The owner can immediately determine the quantity and price of any product.</w:t>
      </w:r>
    </w:p>
    <w:p w14:paraId="0C162384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The owner can identify low-stock products before they run out.</w:t>
      </w:r>
    </w:p>
    <w:p w14:paraId="485D3A99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The owner can see exactly what each credit customer owes.</w:t>
      </w:r>
    </w:p>
    <w:p w14:paraId="3B9DC989" w14:textId="77777777" w:rsidR="002D1DC7" w:rsidRPr="00275EAA" w:rsidRDefault="00000000" w:rsidP="00FE38F6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The owner can record partial credit payments accurately.</w:t>
      </w:r>
    </w:p>
    <w:p w14:paraId="2F497153" w14:textId="77777777" w:rsidR="007128AA" w:rsidRPr="00275EAA" w:rsidRDefault="00000000" w:rsidP="00FE38F6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The owner can see stock held in the warehouse separately from stock held in each store.</w:t>
      </w:r>
    </w:p>
    <w:p w14:paraId="2F8D4DDA" w14:textId="77777777" w:rsidR="007128AA" w:rsidRPr="00275EAA" w:rsidRDefault="00000000" w:rsidP="00FE38F6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The owner can transfer stock from the warehouse to any business store and track the transfer to receipt.</w:t>
      </w:r>
    </w:p>
    <w:p w14:paraId="5AF06FB9" w14:textId="23D3B86E" w:rsidR="007128AA" w:rsidRPr="00275EAA" w:rsidRDefault="00000000" w:rsidP="00FE38F6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 xml:space="preserve">Authorized users can transfer stock between permitted stores </w:t>
      </w:r>
      <w:r w:rsidR="006811E5" w:rsidRPr="00275EAA">
        <w:rPr>
          <w:color w:val="000000" w:themeColor="text1"/>
        </w:rPr>
        <w:t xml:space="preserve">under one business unit </w:t>
      </w:r>
      <w:r w:rsidRPr="00275EAA">
        <w:rPr>
          <w:color w:val="000000" w:themeColor="text1"/>
        </w:rPr>
        <w:t>without losing the audit trail.</w:t>
      </w:r>
    </w:p>
    <w:p w14:paraId="54FAE9A4" w14:textId="77777777" w:rsidR="007128AA" w:rsidRPr="00275EAA" w:rsidRDefault="00000000" w:rsidP="00FE38F6">
      <w:pPr>
        <w:pStyle w:val="ListBullet"/>
        <w:rPr>
          <w:color w:val="000000" w:themeColor="text1"/>
        </w:rPr>
      </w:pPr>
      <w:r w:rsidRPr="00275EAA">
        <w:rPr>
          <w:color w:val="000000" w:themeColor="text1"/>
        </w:rPr>
        <w:t>The business can unpack bulk stock into individual saleable units while maintaining accurate stock balances.</w:t>
      </w:r>
    </w:p>
    <w:p w14:paraId="38E225D3" w14:textId="77777777" w:rsidR="002D1DC7" w:rsidRPr="00B60CDB" w:rsidRDefault="00000000" w:rsidP="00930CB8">
      <w:pPr>
        <w:pStyle w:val="ListBullet"/>
        <w:spacing w:after="0"/>
        <w:rPr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 xml:space="preserve">The owner can trace stock differences back to transactions </w:t>
      </w:r>
      <w:r w:rsidRPr="00B60CDB">
        <w:rPr>
          <w:sz w:val="20"/>
          <w:szCs w:val="20"/>
        </w:rPr>
        <w:t>and users.</w:t>
      </w:r>
    </w:p>
    <w:p w14:paraId="56D1E30C" w14:textId="77777777" w:rsidR="002D1DC7" w:rsidRPr="00B60CDB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The owner can produce useful stock and credit reports without using spreadsheets.</w:t>
      </w:r>
    </w:p>
    <w:p w14:paraId="4D002391" w14:textId="77777777" w:rsidR="002D1DC7" w:rsidRDefault="00000000">
      <w:pPr>
        <w:pStyle w:val="ListBullet"/>
        <w:rPr>
          <w:sz w:val="20"/>
          <w:szCs w:val="20"/>
        </w:rPr>
      </w:pPr>
      <w:r w:rsidRPr="00B60CDB">
        <w:rPr>
          <w:sz w:val="20"/>
          <w:szCs w:val="20"/>
        </w:rPr>
        <w:t>The system can support multiple businesses as a SaaS platform.</w:t>
      </w:r>
    </w:p>
    <w:p w14:paraId="19615436" w14:textId="77777777" w:rsidR="00994F2E" w:rsidRDefault="00994F2E" w:rsidP="00994F2E">
      <w:pPr>
        <w:pStyle w:val="ListBullet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45E849A0" w14:textId="77777777" w:rsidR="00994F2E" w:rsidRPr="00994F2E" w:rsidRDefault="00994F2E" w:rsidP="00994F2E">
      <w:pPr>
        <w:pStyle w:val="ListBullet"/>
        <w:numPr>
          <w:ilvl w:val="0"/>
          <w:numId w:val="0"/>
        </w:numPr>
        <w:ind w:left="360" w:hanging="360"/>
        <w:rPr>
          <w:b/>
          <w:bCs/>
          <w:sz w:val="20"/>
          <w:szCs w:val="20"/>
        </w:rPr>
      </w:pPr>
      <w:r w:rsidRPr="00994F2E">
        <w:rPr>
          <w:b/>
          <w:bCs/>
          <w:color w:val="0070C0"/>
          <w:sz w:val="20"/>
          <w:szCs w:val="20"/>
        </w:rPr>
        <w:t>13.1. Notification Emails</w:t>
      </w:r>
      <w:r w:rsidRPr="00994F2E">
        <w:rPr>
          <w:b/>
          <w:bCs/>
          <w:sz w:val="20"/>
          <w:szCs w:val="20"/>
        </w:rPr>
        <w:t xml:space="preserve"> </w:t>
      </w:r>
    </w:p>
    <w:p w14:paraId="7B5D46D4" w14:textId="7DDEBEFB" w:rsidR="003E5E96" w:rsidRPr="00275EAA" w:rsidRDefault="00FB3AF9" w:rsidP="00FB3AF9">
      <w:pPr>
        <w:pStyle w:val="ListBullet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Set email triggers for appropriate functions in the system to send out emails to the Owner and Manager.</w:t>
      </w:r>
    </w:p>
    <w:p w14:paraId="325B9224" w14:textId="36497275" w:rsidR="003324B1" w:rsidRPr="00275EAA" w:rsidRDefault="003324B1" w:rsidP="00FB3AF9">
      <w:pPr>
        <w:pStyle w:val="ListBullet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Set email notification to send at scheduled time and date or make it interval while the template checks the info in the system and pull accurate data before it sends.</w:t>
      </w:r>
    </w:p>
    <w:p w14:paraId="5945C94D" w14:textId="77777777" w:rsidR="00B60CDB" w:rsidRPr="00275EAA" w:rsidRDefault="00037BDA" w:rsidP="00037BDA">
      <w:pPr>
        <w:pStyle w:val="ListBullet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For now, configure email notifications for: Out of Stock, Upcoming Expiry Dates, Stock Take Completed, Low Stock, Weekly Profit Made, and Overdue Invoice Summary.</w:t>
      </w:r>
    </w:p>
    <w:p w14:paraId="44732CB3" w14:textId="77777777" w:rsidR="003E5E96" w:rsidRPr="00DB0808" w:rsidRDefault="003E5E96" w:rsidP="003E5E96">
      <w:pPr>
        <w:pStyle w:val="Heading1"/>
        <w:rPr>
          <w:rFonts w:ascii="Aptos" w:hAnsi="Aptos"/>
          <w:color w:val="4F81BD" w:themeColor="accent1"/>
          <w:sz w:val="20"/>
          <w:szCs w:val="20"/>
        </w:rPr>
      </w:pPr>
      <w:r w:rsidRPr="00DB0808">
        <w:rPr>
          <w:rFonts w:ascii="Aptos" w:hAnsi="Aptos"/>
          <w:color w:val="4F81BD" w:themeColor="accent1"/>
          <w:sz w:val="20"/>
          <w:szCs w:val="20"/>
        </w:rPr>
        <w:t>13.2. Integrations and Hardware</w:t>
      </w:r>
    </w:p>
    <w:p w14:paraId="1186A845" w14:textId="77777777" w:rsidR="003E5E96" w:rsidRPr="00B60CDB" w:rsidRDefault="003E5E96" w:rsidP="003E5E96">
      <w:pPr>
        <w:pStyle w:val="ListBullet"/>
        <w:spacing w:after="40"/>
        <w:rPr>
          <w:sz w:val="20"/>
          <w:szCs w:val="20"/>
        </w:rPr>
      </w:pPr>
      <w:r w:rsidRPr="00B60CDB">
        <w:rPr>
          <w:sz w:val="20"/>
          <w:szCs w:val="20"/>
        </w:rPr>
        <w:t>Barcode scanners should work through standard keyboard-emulation input where possible.</w:t>
      </w:r>
    </w:p>
    <w:p w14:paraId="75F21F5A" w14:textId="77777777" w:rsidR="003E5E96" w:rsidRPr="00275EAA" w:rsidRDefault="003E5E96" w:rsidP="003E5E96">
      <w:pPr>
        <w:pStyle w:val="ListBullet"/>
        <w:spacing w:after="40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Invoice/credit-note printing should support standard printers and PDF generation.</w:t>
      </w:r>
    </w:p>
    <w:p w14:paraId="64A9BA0D" w14:textId="77777777" w:rsidR="003E5E96" w:rsidRPr="00275EAA" w:rsidRDefault="003E5E96" w:rsidP="003E5E96">
      <w:pPr>
        <w:pStyle w:val="ListBullet"/>
        <w:spacing w:after="40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CSV/Excel/PDF and Email reports import/export may be provided for product and reporting workflows.</w:t>
      </w:r>
    </w:p>
    <w:p w14:paraId="5E537663" w14:textId="77777777" w:rsidR="003E5E96" w:rsidRPr="00275EAA" w:rsidRDefault="003E5E96" w:rsidP="003E5E96">
      <w:pPr>
        <w:pStyle w:val="ListBullet"/>
        <w:spacing w:after="40"/>
        <w:rPr>
          <w:color w:val="000000" w:themeColor="text1"/>
          <w:sz w:val="20"/>
          <w:szCs w:val="20"/>
        </w:rPr>
      </w:pPr>
      <w:r w:rsidRPr="00275EAA">
        <w:rPr>
          <w:color w:val="000000" w:themeColor="text1"/>
          <w:sz w:val="20"/>
          <w:szCs w:val="20"/>
        </w:rPr>
        <w:t>Add Card Payment/EFT payment when making sales.</w:t>
      </w:r>
    </w:p>
    <w:p w14:paraId="42F1A2DC" w14:textId="77777777" w:rsidR="00DB0808" w:rsidRDefault="00DB0808" w:rsidP="00DB0808">
      <w:pPr>
        <w:pStyle w:val="ListBullet"/>
        <w:numPr>
          <w:ilvl w:val="0"/>
          <w:numId w:val="0"/>
        </w:numPr>
        <w:spacing w:after="40"/>
        <w:ind w:left="360" w:hanging="360"/>
        <w:rPr>
          <w:sz w:val="20"/>
          <w:szCs w:val="20"/>
        </w:rPr>
      </w:pPr>
    </w:p>
    <w:p w14:paraId="4B01A52B" w14:textId="77777777" w:rsidR="00DB0808" w:rsidRPr="00DB0808" w:rsidRDefault="00DB0808" w:rsidP="00DB0808">
      <w:pPr>
        <w:spacing w:after="0" w:line="240" w:lineRule="auto"/>
        <w:rPr>
          <w:b/>
          <w:bCs/>
          <w:sz w:val="20"/>
        </w:rPr>
      </w:pPr>
      <w:r>
        <w:rPr>
          <w:b/>
          <w:bCs/>
          <w:color w:val="4F81BD" w:themeColor="accent1"/>
          <w:sz w:val="20"/>
        </w:rPr>
        <w:lastRenderedPageBreak/>
        <w:t>14.</w:t>
      </w:r>
      <w:r w:rsidRPr="00DB0808">
        <w:rPr>
          <w:b/>
          <w:bCs/>
          <w:color w:val="4F81BD" w:themeColor="accent1"/>
          <w:sz w:val="20"/>
        </w:rPr>
        <w:t xml:space="preserve"> Roles &amp; Permissions</w:t>
      </w:r>
      <w:r w:rsidRPr="00DB0808">
        <w:rPr>
          <w:b/>
          <w:bCs/>
          <w:sz w:val="20"/>
        </w:rPr>
        <w:br/>
      </w:r>
    </w:p>
    <w:p w14:paraId="192A34E5" w14:textId="564D4937" w:rsidR="00DB0808" w:rsidRPr="00275EAA" w:rsidRDefault="00DB0808" w:rsidP="00DB0808">
      <w:pPr>
        <w:numPr>
          <w:ilvl w:val="0"/>
          <w:numId w:val="31"/>
        </w:numPr>
        <w:spacing w:after="0" w:line="240" w:lineRule="auto"/>
        <w:rPr>
          <w:color w:val="000000" w:themeColor="text1"/>
          <w:sz w:val="20"/>
        </w:rPr>
      </w:pPr>
      <w:r w:rsidRPr="00275EAA">
        <w:rPr>
          <w:color w:val="000000" w:themeColor="text1"/>
          <w:sz w:val="20"/>
        </w:rPr>
        <w:t>Cashier/User: View invoices, create invoices, record payments, and print receipts/proof of purchase</w:t>
      </w:r>
      <w:r w:rsidR="00FE38F6" w:rsidRPr="00275EAA">
        <w:rPr>
          <w:color w:val="000000" w:themeColor="text1"/>
          <w:sz w:val="20"/>
        </w:rPr>
        <w:t xml:space="preserve">, </w:t>
      </w:r>
      <w:r w:rsidR="00705064" w:rsidRPr="00275EAA">
        <w:rPr>
          <w:color w:val="000000" w:themeColor="text1"/>
        </w:rPr>
        <w:t>can</w:t>
      </w:r>
      <w:r w:rsidR="00FE38F6" w:rsidRPr="00275EAA">
        <w:rPr>
          <w:color w:val="000000" w:themeColor="text1"/>
        </w:rPr>
        <w:t xml:space="preserve"> perform warehouse/transfer operations only for locations/stores assigned to the user; cannot transfer to unrelated stores, unpack and transfer stock only within assigned warehouse/store locations and permitted destinations.</w:t>
      </w:r>
    </w:p>
    <w:p w14:paraId="033BF99B" w14:textId="7D0D26B5" w:rsidR="00DB0808" w:rsidRPr="00275EAA" w:rsidRDefault="00DB0808" w:rsidP="00FE38F6">
      <w:pPr>
        <w:pStyle w:val="ListParagraph"/>
        <w:numPr>
          <w:ilvl w:val="0"/>
          <w:numId w:val="31"/>
        </w:numPr>
        <w:spacing w:after="0"/>
        <w:rPr>
          <w:color w:val="000000" w:themeColor="text1"/>
        </w:rPr>
      </w:pPr>
      <w:r w:rsidRPr="00275EAA">
        <w:rPr>
          <w:color w:val="000000" w:themeColor="text1"/>
          <w:sz w:val="20"/>
        </w:rPr>
        <w:t>Manager: Reconcile invoices, approve adjustments, approve credit/debit notes, approve invoice cancellations, and review invoice reports</w:t>
      </w:r>
      <w:r w:rsidR="00FE38F6" w:rsidRPr="00275EAA">
        <w:rPr>
          <w:color w:val="000000" w:themeColor="text1"/>
          <w:sz w:val="20"/>
        </w:rPr>
        <w:t xml:space="preserve">, </w:t>
      </w:r>
      <w:r w:rsidR="00FE38F6" w:rsidRPr="00275EAA">
        <w:rPr>
          <w:color w:val="000000" w:themeColor="text1"/>
        </w:rPr>
        <w:t>Warehouse and store transfer functions according to assigned permissions and store/location access.</w:t>
      </w:r>
    </w:p>
    <w:p w14:paraId="2EE35C91" w14:textId="2F1038C6" w:rsidR="00DB0808" w:rsidRPr="00275EAA" w:rsidRDefault="00DB0808" w:rsidP="00DB0808">
      <w:pPr>
        <w:numPr>
          <w:ilvl w:val="0"/>
          <w:numId w:val="31"/>
        </w:numPr>
        <w:spacing w:after="0" w:line="240" w:lineRule="auto"/>
        <w:rPr>
          <w:color w:val="000000" w:themeColor="text1"/>
          <w:sz w:val="20"/>
        </w:rPr>
      </w:pPr>
      <w:r w:rsidRPr="00275EAA">
        <w:rPr>
          <w:color w:val="000000" w:themeColor="text1"/>
          <w:sz w:val="20"/>
        </w:rPr>
        <w:t>Admin: Full invoicing access, including all Cashier and Manager permissions, invoice configuration, user/role permissions, adjustments, cancellations, credit/debit notes, reconciliation, reporting, and system configuration</w:t>
      </w:r>
      <w:r w:rsidR="00FE38F6" w:rsidRPr="00275EAA">
        <w:rPr>
          <w:color w:val="000000" w:themeColor="text1"/>
          <w:sz w:val="20"/>
        </w:rPr>
        <w:t xml:space="preserve">, </w:t>
      </w:r>
      <w:r w:rsidR="00FE38F6" w:rsidRPr="00275EAA">
        <w:rPr>
          <w:color w:val="000000" w:themeColor="text1"/>
        </w:rPr>
        <w:t>Full warehouse and multi-store transfer access across all stores belonging to the business, including transfer approval/override where configured.</w:t>
      </w:r>
    </w:p>
    <w:p w14:paraId="6362F56D" w14:textId="77777777" w:rsidR="00DB0808" w:rsidRPr="008A3E44" w:rsidRDefault="00DB0808" w:rsidP="00DB0808">
      <w:pPr>
        <w:spacing w:after="0" w:line="240" w:lineRule="auto"/>
        <w:rPr>
          <w:sz w:val="20"/>
        </w:rPr>
      </w:pPr>
    </w:p>
    <w:p w14:paraId="09DFF757" w14:textId="77777777" w:rsidR="00DB0808" w:rsidRPr="00DF7233" w:rsidRDefault="00DE6F98" w:rsidP="00DF7233">
      <w:pPr>
        <w:spacing w:after="0" w:line="240" w:lineRule="auto"/>
        <w:rPr>
          <w:sz w:val="20"/>
        </w:rPr>
      </w:pPr>
      <w:ins w:id="0" w:author="Tumelo Tsikana" w:date="2026-09-06T18:11:00Z" w16du:dateUtc="2026-09-06T16:11:00Z">
        <w:r>
          <w:rPr>
            <w:sz w:val="20"/>
          </w:rPr>
          <w:br/>
        </w:r>
      </w:ins>
      <w:r w:rsidR="00DB0808" w:rsidRPr="008A3E44">
        <w:rPr>
          <w:sz w:val="20"/>
        </w:rPr>
        <w:t>Every sensitive action should have an audit trail showing who, what, when and why.</w:t>
      </w:r>
    </w:p>
    <w:p w14:paraId="70207AA0" w14:textId="77777777" w:rsidR="002D1DC7" w:rsidRPr="00B60CDB" w:rsidRDefault="00000000">
      <w:pPr>
        <w:pStyle w:val="Heading1"/>
        <w:rPr>
          <w:rFonts w:ascii="Aptos" w:hAnsi="Aptos"/>
          <w:sz w:val="20"/>
          <w:szCs w:val="20"/>
        </w:rPr>
      </w:pPr>
      <w:r w:rsidRPr="00B60CDB">
        <w:rPr>
          <w:rFonts w:ascii="Aptos" w:hAnsi="Aptos"/>
          <w:sz w:val="20"/>
          <w:szCs w:val="20"/>
        </w:rPr>
        <w:t>14. Summary</w:t>
      </w:r>
    </w:p>
    <w:p w14:paraId="290D4AE8" w14:textId="77777777" w:rsidR="00B60CDB" w:rsidRPr="00B60CDB" w:rsidRDefault="00000000">
      <w:pPr>
        <w:rPr>
          <w:sz w:val="20"/>
          <w:szCs w:val="20"/>
        </w:rPr>
      </w:pPr>
      <w:r w:rsidRPr="00B60CDB">
        <w:rPr>
          <w:sz w:val="20"/>
          <w:szCs w:val="20"/>
        </w:rPr>
        <w:t>The proposed application will provide a focused inventory management solution for spaza shops</w:t>
      </w:r>
      <w:r w:rsidR="004C331E" w:rsidRPr="00B60CDB">
        <w:rPr>
          <w:sz w:val="20"/>
          <w:szCs w:val="20"/>
        </w:rPr>
        <w:t xml:space="preserve">, medium retail shops and </w:t>
      </w:r>
      <w:r w:rsidRPr="00B60CDB">
        <w:rPr>
          <w:sz w:val="20"/>
          <w:szCs w:val="20"/>
        </w:rPr>
        <w:t>small community retailers. The core design is intentionally simple: scan stock in, scan stock out, check stock, check prices and manage adjustments. A dedicated credit-management capability will support the common business practice of customers taking goods on credit and paying later. By combining stock movement tracking, credit accounts, low-stock alerts, stock taking, supplier management and reporting, the application can provide significantly better stock visibility while remaining easier to use than a traditional ERP or complex POS system.</w:t>
      </w:r>
    </w:p>
    <w:sectPr w:rsidR="00B60CDB" w:rsidRPr="00B60CDB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643B5" w14:textId="77777777" w:rsidR="007D043B" w:rsidRDefault="007D043B">
      <w:pPr>
        <w:spacing w:after="0" w:line="240" w:lineRule="auto"/>
      </w:pPr>
      <w:r>
        <w:separator/>
      </w:r>
    </w:p>
  </w:endnote>
  <w:endnote w:type="continuationSeparator" w:id="0">
    <w:p w14:paraId="5EF6222A" w14:textId="77777777" w:rsidR="007D043B" w:rsidRDefault="007D0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AAF28" w14:textId="77777777" w:rsidR="00FE6243" w:rsidRDefault="00FE62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49871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FFB9A0" w14:textId="6801F86B" w:rsidR="00D405C6" w:rsidRDefault="00D405C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B22D82" w14:textId="1FE7041A" w:rsidR="002D1DC7" w:rsidRDefault="002D1DC7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B5E2A" w14:textId="77777777" w:rsidR="00FE6243" w:rsidRDefault="00FE62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25606" w14:textId="77777777" w:rsidR="007D043B" w:rsidRDefault="007D043B">
      <w:pPr>
        <w:spacing w:after="0" w:line="240" w:lineRule="auto"/>
      </w:pPr>
      <w:r>
        <w:separator/>
      </w:r>
    </w:p>
  </w:footnote>
  <w:footnote w:type="continuationSeparator" w:id="0">
    <w:p w14:paraId="5A8D2947" w14:textId="77777777" w:rsidR="007D043B" w:rsidRDefault="007D04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22717" w14:textId="77777777" w:rsidR="00FE6243" w:rsidRDefault="00FE62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45DDB" w14:textId="77777777" w:rsidR="00AD56B7" w:rsidRDefault="00AD56B7">
    <w:pPr>
      <w:pStyle w:val="Header"/>
    </w:pPr>
    <w:r>
      <w:rPr>
        <w:noProof/>
      </w:rPr>
      <w:drawing>
        <wp:inline distT="0" distB="0" distL="0" distR="0" wp14:anchorId="1F479456" wp14:editId="765DDFE8">
          <wp:extent cx="699715" cy="699715"/>
          <wp:effectExtent l="0" t="0" r="5715" b="5715"/>
          <wp:docPr id="142730336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7303361" name="Picture 142730336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6778" cy="7067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E917405" w14:textId="77777777" w:rsidR="00AD56B7" w:rsidRDefault="00AD56B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9AB0B" w14:textId="77777777" w:rsidR="00FE6243" w:rsidRDefault="00FE62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B22EBA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01EE9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5F7E6A"/>
    <w:multiLevelType w:val="multilevel"/>
    <w:tmpl w:val="EAA6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54CAA"/>
    <w:multiLevelType w:val="hybridMultilevel"/>
    <w:tmpl w:val="86CCCA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82020C"/>
    <w:multiLevelType w:val="multilevel"/>
    <w:tmpl w:val="8E7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A2000"/>
    <w:multiLevelType w:val="multilevel"/>
    <w:tmpl w:val="BB4E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26750"/>
    <w:multiLevelType w:val="multilevel"/>
    <w:tmpl w:val="7450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13E96"/>
    <w:multiLevelType w:val="multilevel"/>
    <w:tmpl w:val="7910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AA74BD"/>
    <w:multiLevelType w:val="multilevel"/>
    <w:tmpl w:val="7C62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C57E6A"/>
    <w:multiLevelType w:val="multilevel"/>
    <w:tmpl w:val="FD24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CB1807"/>
    <w:multiLevelType w:val="multilevel"/>
    <w:tmpl w:val="E2D0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757BE5"/>
    <w:multiLevelType w:val="multilevel"/>
    <w:tmpl w:val="BB14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3C2BC5"/>
    <w:multiLevelType w:val="hybridMultilevel"/>
    <w:tmpl w:val="B3A8CBA2"/>
    <w:lvl w:ilvl="0" w:tplc="88B85AD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400C04"/>
    <w:multiLevelType w:val="multilevel"/>
    <w:tmpl w:val="570A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A032FE"/>
    <w:multiLevelType w:val="multilevel"/>
    <w:tmpl w:val="DF46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317850">
    <w:abstractNumId w:val="8"/>
  </w:num>
  <w:num w:numId="2" w16cid:durableId="808744567">
    <w:abstractNumId w:val="6"/>
  </w:num>
  <w:num w:numId="3" w16cid:durableId="1057168205">
    <w:abstractNumId w:val="5"/>
  </w:num>
  <w:num w:numId="4" w16cid:durableId="880359136">
    <w:abstractNumId w:val="4"/>
  </w:num>
  <w:num w:numId="5" w16cid:durableId="1868568176">
    <w:abstractNumId w:val="7"/>
  </w:num>
  <w:num w:numId="6" w16cid:durableId="1772385408">
    <w:abstractNumId w:val="3"/>
  </w:num>
  <w:num w:numId="7" w16cid:durableId="1489587849">
    <w:abstractNumId w:val="2"/>
  </w:num>
  <w:num w:numId="8" w16cid:durableId="501703322">
    <w:abstractNumId w:val="1"/>
  </w:num>
  <w:num w:numId="9" w16cid:durableId="1907719518">
    <w:abstractNumId w:val="0"/>
  </w:num>
  <w:num w:numId="10" w16cid:durableId="715084885">
    <w:abstractNumId w:val="10"/>
  </w:num>
  <w:num w:numId="11" w16cid:durableId="1176727771">
    <w:abstractNumId w:val="7"/>
  </w:num>
  <w:num w:numId="12" w16cid:durableId="1399279525">
    <w:abstractNumId w:val="7"/>
  </w:num>
  <w:num w:numId="13" w16cid:durableId="1371612957">
    <w:abstractNumId w:val="7"/>
  </w:num>
  <w:num w:numId="14" w16cid:durableId="851647603">
    <w:abstractNumId w:val="7"/>
  </w:num>
  <w:num w:numId="15" w16cid:durableId="799418646">
    <w:abstractNumId w:val="7"/>
  </w:num>
  <w:num w:numId="16" w16cid:durableId="585109994">
    <w:abstractNumId w:val="7"/>
  </w:num>
  <w:num w:numId="17" w16cid:durableId="431586826">
    <w:abstractNumId w:val="7"/>
  </w:num>
  <w:num w:numId="18" w16cid:durableId="906457752">
    <w:abstractNumId w:val="7"/>
  </w:num>
  <w:num w:numId="19" w16cid:durableId="1836451746">
    <w:abstractNumId w:val="7"/>
  </w:num>
  <w:num w:numId="20" w16cid:durableId="1822847072">
    <w:abstractNumId w:val="7"/>
  </w:num>
  <w:num w:numId="21" w16cid:durableId="1280574262">
    <w:abstractNumId w:val="7"/>
  </w:num>
  <w:num w:numId="22" w16cid:durableId="1909462744">
    <w:abstractNumId w:val="7"/>
  </w:num>
  <w:num w:numId="23" w16cid:durableId="1237475923">
    <w:abstractNumId w:val="7"/>
  </w:num>
  <w:num w:numId="24" w16cid:durableId="1117869598">
    <w:abstractNumId w:val="7"/>
  </w:num>
  <w:num w:numId="25" w16cid:durableId="509025324">
    <w:abstractNumId w:val="7"/>
  </w:num>
  <w:num w:numId="26" w16cid:durableId="1480074818">
    <w:abstractNumId w:val="7"/>
  </w:num>
  <w:num w:numId="27" w16cid:durableId="830029212">
    <w:abstractNumId w:val="7"/>
  </w:num>
  <w:num w:numId="28" w16cid:durableId="398990282">
    <w:abstractNumId w:val="7"/>
  </w:num>
  <w:num w:numId="29" w16cid:durableId="1920098953">
    <w:abstractNumId w:val="7"/>
  </w:num>
  <w:num w:numId="30" w16cid:durableId="1864049694">
    <w:abstractNumId w:val="7"/>
  </w:num>
  <w:num w:numId="31" w16cid:durableId="2121879353">
    <w:abstractNumId w:val="21"/>
  </w:num>
  <w:num w:numId="32" w16cid:durableId="1489980564">
    <w:abstractNumId w:val="14"/>
  </w:num>
  <w:num w:numId="33" w16cid:durableId="2091392486">
    <w:abstractNumId w:val="20"/>
  </w:num>
  <w:num w:numId="34" w16cid:durableId="770976443">
    <w:abstractNumId w:val="17"/>
  </w:num>
  <w:num w:numId="35" w16cid:durableId="443499262">
    <w:abstractNumId w:val="9"/>
  </w:num>
  <w:num w:numId="36" w16cid:durableId="617033032">
    <w:abstractNumId w:val="16"/>
  </w:num>
  <w:num w:numId="37" w16cid:durableId="1367218401">
    <w:abstractNumId w:val="18"/>
  </w:num>
  <w:num w:numId="38" w16cid:durableId="1268849533">
    <w:abstractNumId w:val="11"/>
  </w:num>
  <w:num w:numId="39" w16cid:durableId="870073192">
    <w:abstractNumId w:val="13"/>
  </w:num>
  <w:num w:numId="40" w16cid:durableId="1694265723">
    <w:abstractNumId w:val="12"/>
  </w:num>
  <w:num w:numId="41" w16cid:durableId="1341589765">
    <w:abstractNumId w:val="19"/>
  </w:num>
  <w:num w:numId="42" w16cid:durableId="228351009">
    <w:abstractNumId w:val="7"/>
  </w:num>
  <w:num w:numId="43" w16cid:durableId="723330870">
    <w:abstractNumId w:val="7"/>
  </w:num>
  <w:num w:numId="44" w16cid:durableId="1418944694">
    <w:abstractNumId w:val="7"/>
  </w:num>
  <w:num w:numId="45" w16cid:durableId="495345124">
    <w:abstractNumId w:val="7"/>
  </w:num>
  <w:num w:numId="46" w16cid:durableId="188154036">
    <w:abstractNumId w:val="7"/>
  </w:num>
  <w:num w:numId="47" w16cid:durableId="1035036859">
    <w:abstractNumId w:val="7"/>
  </w:num>
  <w:num w:numId="48" w16cid:durableId="146214082">
    <w:abstractNumId w:val="7"/>
  </w:num>
  <w:num w:numId="49" w16cid:durableId="834496083">
    <w:abstractNumId w:val="7"/>
  </w:num>
  <w:num w:numId="50" w16cid:durableId="1170753572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umelo Tsikana">
    <w15:presenceInfo w15:providerId="AD" w15:userId="S::Tumelo.Tsikana@kerridgecs.com::c6ae1eff-66e9-46b6-a3a5-0e339098525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1CD"/>
    <w:rsid w:val="00032115"/>
    <w:rsid w:val="00032F0F"/>
    <w:rsid w:val="00034616"/>
    <w:rsid w:val="00034AB6"/>
    <w:rsid w:val="00036F63"/>
    <w:rsid w:val="00037BDA"/>
    <w:rsid w:val="00045A69"/>
    <w:rsid w:val="0006063C"/>
    <w:rsid w:val="00076EF6"/>
    <w:rsid w:val="00080A69"/>
    <w:rsid w:val="00082FEC"/>
    <w:rsid w:val="0009134B"/>
    <w:rsid w:val="000B3566"/>
    <w:rsid w:val="000B3DC1"/>
    <w:rsid w:val="000D4D7F"/>
    <w:rsid w:val="00117289"/>
    <w:rsid w:val="0011744F"/>
    <w:rsid w:val="00130F3A"/>
    <w:rsid w:val="0015074B"/>
    <w:rsid w:val="0016014C"/>
    <w:rsid w:val="00164053"/>
    <w:rsid w:val="0017078A"/>
    <w:rsid w:val="0017268A"/>
    <w:rsid w:val="00175D18"/>
    <w:rsid w:val="00181891"/>
    <w:rsid w:val="00183ABF"/>
    <w:rsid w:val="001870D1"/>
    <w:rsid w:val="00191C7C"/>
    <w:rsid w:val="001A405D"/>
    <w:rsid w:val="001C176F"/>
    <w:rsid w:val="001C2574"/>
    <w:rsid w:val="001D2E64"/>
    <w:rsid w:val="001E4D4D"/>
    <w:rsid w:val="00201055"/>
    <w:rsid w:val="00211944"/>
    <w:rsid w:val="00212116"/>
    <w:rsid w:val="00235706"/>
    <w:rsid w:val="00254CBE"/>
    <w:rsid w:val="00255EA9"/>
    <w:rsid w:val="00257AEB"/>
    <w:rsid w:val="00271B80"/>
    <w:rsid w:val="00275EAA"/>
    <w:rsid w:val="00283796"/>
    <w:rsid w:val="002912B2"/>
    <w:rsid w:val="0029639D"/>
    <w:rsid w:val="002A743E"/>
    <w:rsid w:val="002B43A8"/>
    <w:rsid w:val="002C348B"/>
    <w:rsid w:val="002D1DC7"/>
    <w:rsid w:val="002D7861"/>
    <w:rsid w:val="002E7E95"/>
    <w:rsid w:val="003156F2"/>
    <w:rsid w:val="0031641B"/>
    <w:rsid w:val="00321550"/>
    <w:rsid w:val="00322BE5"/>
    <w:rsid w:val="00326F90"/>
    <w:rsid w:val="003324B1"/>
    <w:rsid w:val="0033498D"/>
    <w:rsid w:val="00386CE8"/>
    <w:rsid w:val="00390831"/>
    <w:rsid w:val="003908C0"/>
    <w:rsid w:val="003970A9"/>
    <w:rsid w:val="003A54A8"/>
    <w:rsid w:val="003D58A7"/>
    <w:rsid w:val="003E1ED5"/>
    <w:rsid w:val="003E4702"/>
    <w:rsid w:val="003E5E96"/>
    <w:rsid w:val="00402C5B"/>
    <w:rsid w:val="004128C0"/>
    <w:rsid w:val="0042734D"/>
    <w:rsid w:val="00433133"/>
    <w:rsid w:val="004759DF"/>
    <w:rsid w:val="00476B64"/>
    <w:rsid w:val="00486601"/>
    <w:rsid w:val="004A47AE"/>
    <w:rsid w:val="004C331E"/>
    <w:rsid w:val="004D24FE"/>
    <w:rsid w:val="004D2BCD"/>
    <w:rsid w:val="004F299F"/>
    <w:rsid w:val="004F3E8D"/>
    <w:rsid w:val="004F3F75"/>
    <w:rsid w:val="00502FA4"/>
    <w:rsid w:val="0050505F"/>
    <w:rsid w:val="00513DD5"/>
    <w:rsid w:val="0053751D"/>
    <w:rsid w:val="005411C4"/>
    <w:rsid w:val="00570CFA"/>
    <w:rsid w:val="00592477"/>
    <w:rsid w:val="00594D05"/>
    <w:rsid w:val="005A4B17"/>
    <w:rsid w:val="005B02FE"/>
    <w:rsid w:val="005B21A4"/>
    <w:rsid w:val="005C34C3"/>
    <w:rsid w:val="005D6344"/>
    <w:rsid w:val="00601872"/>
    <w:rsid w:val="00603CE7"/>
    <w:rsid w:val="00604D70"/>
    <w:rsid w:val="00631DFA"/>
    <w:rsid w:val="0063413E"/>
    <w:rsid w:val="006372BE"/>
    <w:rsid w:val="00641A12"/>
    <w:rsid w:val="00650FBE"/>
    <w:rsid w:val="006542C5"/>
    <w:rsid w:val="006811E5"/>
    <w:rsid w:val="00684766"/>
    <w:rsid w:val="00685B21"/>
    <w:rsid w:val="006A2C2E"/>
    <w:rsid w:val="006B0E84"/>
    <w:rsid w:val="006B15F5"/>
    <w:rsid w:val="006B6231"/>
    <w:rsid w:val="006C29A5"/>
    <w:rsid w:val="006C4963"/>
    <w:rsid w:val="006D2202"/>
    <w:rsid w:val="006D5419"/>
    <w:rsid w:val="006D5A92"/>
    <w:rsid w:val="006E0EE9"/>
    <w:rsid w:val="00705064"/>
    <w:rsid w:val="0071075C"/>
    <w:rsid w:val="00710DDC"/>
    <w:rsid w:val="007128AA"/>
    <w:rsid w:val="0072312F"/>
    <w:rsid w:val="00723A8C"/>
    <w:rsid w:val="00726B1A"/>
    <w:rsid w:val="00727ADF"/>
    <w:rsid w:val="007368E4"/>
    <w:rsid w:val="00746368"/>
    <w:rsid w:val="00754CFD"/>
    <w:rsid w:val="00764B24"/>
    <w:rsid w:val="0077239D"/>
    <w:rsid w:val="00784D13"/>
    <w:rsid w:val="007B168C"/>
    <w:rsid w:val="007C6FC1"/>
    <w:rsid w:val="007D043B"/>
    <w:rsid w:val="00804F4C"/>
    <w:rsid w:val="00810D92"/>
    <w:rsid w:val="00811EDF"/>
    <w:rsid w:val="00813080"/>
    <w:rsid w:val="00872709"/>
    <w:rsid w:val="008A7488"/>
    <w:rsid w:val="008B0A65"/>
    <w:rsid w:val="008B2CA2"/>
    <w:rsid w:val="008C7BAB"/>
    <w:rsid w:val="009007CA"/>
    <w:rsid w:val="00905E83"/>
    <w:rsid w:val="009108D8"/>
    <w:rsid w:val="0092319F"/>
    <w:rsid w:val="00930CB8"/>
    <w:rsid w:val="00937715"/>
    <w:rsid w:val="00956A52"/>
    <w:rsid w:val="0096258A"/>
    <w:rsid w:val="00972791"/>
    <w:rsid w:val="00982F93"/>
    <w:rsid w:val="00986A3A"/>
    <w:rsid w:val="00994F2E"/>
    <w:rsid w:val="009961B8"/>
    <w:rsid w:val="009A7A16"/>
    <w:rsid w:val="009B1C92"/>
    <w:rsid w:val="009C1F66"/>
    <w:rsid w:val="009C4EFA"/>
    <w:rsid w:val="009D415E"/>
    <w:rsid w:val="009E1D49"/>
    <w:rsid w:val="009F4839"/>
    <w:rsid w:val="00A00C22"/>
    <w:rsid w:val="00A142C3"/>
    <w:rsid w:val="00A165CF"/>
    <w:rsid w:val="00A32218"/>
    <w:rsid w:val="00A376AB"/>
    <w:rsid w:val="00A56EEA"/>
    <w:rsid w:val="00A607AB"/>
    <w:rsid w:val="00A914B8"/>
    <w:rsid w:val="00AA0EA8"/>
    <w:rsid w:val="00AA112B"/>
    <w:rsid w:val="00AA1D8D"/>
    <w:rsid w:val="00AB5665"/>
    <w:rsid w:val="00AC00DB"/>
    <w:rsid w:val="00AD10C5"/>
    <w:rsid w:val="00AD56B7"/>
    <w:rsid w:val="00AD5B64"/>
    <w:rsid w:val="00AE3DEF"/>
    <w:rsid w:val="00B02EF4"/>
    <w:rsid w:val="00B0581E"/>
    <w:rsid w:val="00B12FA4"/>
    <w:rsid w:val="00B158BA"/>
    <w:rsid w:val="00B33B35"/>
    <w:rsid w:val="00B45D2A"/>
    <w:rsid w:val="00B47730"/>
    <w:rsid w:val="00B60CDB"/>
    <w:rsid w:val="00B6180D"/>
    <w:rsid w:val="00B62B86"/>
    <w:rsid w:val="00B62D21"/>
    <w:rsid w:val="00B71FB8"/>
    <w:rsid w:val="00B9286D"/>
    <w:rsid w:val="00BA2A02"/>
    <w:rsid w:val="00BA65EB"/>
    <w:rsid w:val="00BC1436"/>
    <w:rsid w:val="00BC4145"/>
    <w:rsid w:val="00BD492D"/>
    <w:rsid w:val="00BE31DB"/>
    <w:rsid w:val="00C151AF"/>
    <w:rsid w:val="00C166A2"/>
    <w:rsid w:val="00C23D95"/>
    <w:rsid w:val="00C36E3D"/>
    <w:rsid w:val="00C47F1A"/>
    <w:rsid w:val="00C54B90"/>
    <w:rsid w:val="00C64040"/>
    <w:rsid w:val="00C7113D"/>
    <w:rsid w:val="00C92212"/>
    <w:rsid w:val="00CA0549"/>
    <w:rsid w:val="00CA1A53"/>
    <w:rsid w:val="00CB0664"/>
    <w:rsid w:val="00CB3190"/>
    <w:rsid w:val="00CB68D3"/>
    <w:rsid w:val="00D123ED"/>
    <w:rsid w:val="00D21E22"/>
    <w:rsid w:val="00D405C6"/>
    <w:rsid w:val="00D42989"/>
    <w:rsid w:val="00D443A5"/>
    <w:rsid w:val="00D61AC1"/>
    <w:rsid w:val="00D80DCF"/>
    <w:rsid w:val="00DA1013"/>
    <w:rsid w:val="00DB0808"/>
    <w:rsid w:val="00DB1137"/>
    <w:rsid w:val="00DD20B6"/>
    <w:rsid w:val="00DD4E52"/>
    <w:rsid w:val="00DE1236"/>
    <w:rsid w:val="00DE3ACF"/>
    <w:rsid w:val="00DE5281"/>
    <w:rsid w:val="00DE6F98"/>
    <w:rsid w:val="00DF2F08"/>
    <w:rsid w:val="00DF7233"/>
    <w:rsid w:val="00E01341"/>
    <w:rsid w:val="00E2091F"/>
    <w:rsid w:val="00E20DB4"/>
    <w:rsid w:val="00E23723"/>
    <w:rsid w:val="00E46100"/>
    <w:rsid w:val="00E46748"/>
    <w:rsid w:val="00E7580F"/>
    <w:rsid w:val="00E8506A"/>
    <w:rsid w:val="00E96FE0"/>
    <w:rsid w:val="00EB1244"/>
    <w:rsid w:val="00EB5D9F"/>
    <w:rsid w:val="00F059C0"/>
    <w:rsid w:val="00F05AFB"/>
    <w:rsid w:val="00F2105B"/>
    <w:rsid w:val="00F23591"/>
    <w:rsid w:val="00F447EA"/>
    <w:rsid w:val="00F62886"/>
    <w:rsid w:val="00F72D29"/>
    <w:rsid w:val="00F73A13"/>
    <w:rsid w:val="00F850BB"/>
    <w:rsid w:val="00F9590A"/>
    <w:rsid w:val="00FB3AF9"/>
    <w:rsid w:val="00FC170B"/>
    <w:rsid w:val="00FC1BC6"/>
    <w:rsid w:val="00FC4220"/>
    <w:rsid w:val="00FC693F"/>
    <w:rsid w:val="00FE38F6"/>
    <w:rsid w:val="00FE6243"/>
    <w:rsid w:val="00FE6960"/>
    <w:rsid w:val="00FF5035"/>
    <w:rsid w:val="00FF5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F92C0F"/>
  <w14:defaultImageDpi w14:val="300"/>
  <w15:docId w15:val="{DB627BD4-5A78-4827-9F98-261ED2FC9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035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Light">
    <w:name w:val="Grid Table Light"/>
    <w:basedOn w:val="TableNormal"/>
    <w:uiPriority w:val="99"/>
    <w:rsid w:val="00DF723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Revision">
    <w:name w:val="Revision"/>
    <w:hidden/>
    <w:uiPriority w:val="99"/>
    <w:semiHidden/>
    <w:rsid w:val="006C4963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5246</Words>
  <Characters>29903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Tumelo Tsikana</cp:lastModifiedBy>
  <cp:revision>6</cp:revision>
  <dcterms:created xsi:type="dcterms:W3CDTF">2026-09-06T16:09:00Z</dcterms:created>
  <dcterms:modified xsi:type="dcterms:W3CDTF">2026-09-06T18:38:00Z</dcterms:modified>
  <cp:category/>
</cp:coreProperties>
</file>